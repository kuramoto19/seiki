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0" w:lineRule="auto"/>
        <w:jc w:val="center"/>
        <w:rPr/>
      </w:pPr>
      <w:r>
        <w:rPr>
          <w:b w:val="1"/>
          <w:bCs w:val="1"/>
          <w:color w:val="1e2761"/>
          <w:sz w:val="48"/>
          <w:szCs w:val="48"/>
          <w:rtl w:val="0"/>
        </w:rPr>
        <w:t xml:space="preserve">成基グループ  学びの多様化学校設立構想</w:t>
      </w:r>
      <w:r>
        <w:rPr>
          <w:rtl w:val="0"/>
        </w:rPr>
      </w:r>
    </w:p>
    <w:p w:rsidR="00000000" w:rsidDel="00000000" w:rsidP="00000000" w:rsidRDefault="00000000" w:rsidRPr="00000000" w14:paraId="00000002">
      <w:pPr>
        <w:spacing w:after="300" w:lineRule="auto"/>
        <w:jc w:val="center"/>
        <w:rPr/>
      </w:pPr>
      <w:r>
        <w:rPr>
          <w:b w:val="1"/>
          <w:bCs w:val="1"/>
          <w:color w:val="990011"/>
          <w:sz w:val="40"/>
          <w:szCs w:val="40"/>
          <w:rtl w:val="0"/>
        </w:rPr>
        <w:t xml:space="preserve">京都市伏見区・新複合施設への集約構想</w:t>
      </w:r>
      <w:del w:id="9001" w:author="Claude" w:date="2026-10-13T00:00:00Z">
        <w:r>
          <w:rPr>
            <w:b w:val="1"/>
            <w:bCs w:val="1"/>
            <w:color w:val="990011"/>
            <w:sz w:val="40"/>
            <w:szCs w:val="40"/>
            <w:rtl w:val="0"/>
          </w:rPr>
          <w:delText xml:space="preserve">（定員90名・2029年4月同時開校プラン）</w:delText>
        </w:r>
      </w:del>
      <w:ins w:id="9002" w:author="Claude" w:date="2026-10-13T00:00:00Z">
        <w:r>
          <w:rPr>
            <w:b w:val="1"/>
            <w:bCs w:val="1"/>
            <w:color w:val="990011"/>
            <w:sz w:val="40"/>
            <w:szCs w:val="40"/>
            <w:rtl w:val="0"/>
          </w:rPr>
          <w:t xml:space="preserve">（定員90名・2029年4月開校目標）</w:t>
        </w:r>
      </w:ins>
      <w:r>
        <w:rPr>
          <w:rtl w:val="0"/>
        </w:rPr>
      </w:r>
    </w:p>
    <w:p w:rsidR="00000000" w:rsidDel="00000000" w:rsidP="00000000" w:rsidRDefault="00000000" w:rsidRPr="00000000" w14:paraId="00000003">
      <w:pPr>
        <w:spacing w:after="120" w:lineRule="auto"/>
        <w:jc w:val="center"/>
        <w:rPr/>
      </w:pPr>
      <w:r>
        <w:rPr>
          <w:color w:val="595959"/>
          <w:sz w:val="22"/>
          <w:szCs w:val="22"/>
          <w:rtl w:val="0"/>
        </w:rPr>
        <w:t xml:space="preserve">― シンガク・ゴールフリー高等学院の実績を基盤に、小中のオルタナティブスクールと学びの多様化学校を伏見区新複合施設へ集約し、</w:t>
      </w:r>
      <w:del w:id="9003" w:author="Claude" w:date="2026-10-13T00:00:00Z">
        <w:r>
          <w:rPr>
            <w:color w:val="595959"/>
            <w:sz w:val="22"/>
            <w:szCs w:val="22"/>
            <w:rtl w:val="0"/>
          </w:rPr>
          <w:delText xml:space="preserve">2029年4月に定員90名で同時開校する</w:delText>
        </w:r>
      </w:del>
      <w:ins w:id="9004" w:author="Claude" w:date="2026-10-13T00:00:00Z">
        <w:r>
          <w:rPr>
            <w:color w:val="595959"/>
            <w:sz w:val="22"/>
            <w:szCs w:val="22"/>
            <w:rtl w:val="0"/>
          </w:rPr>
          <w:t xml:space="preserve">2029年4月の開校を目標に、収容定員90名の学校を段階的に整備する</w:t>
        </w:r>
      </w:ins>
      <w:r>
        <w:rPr>
          <w:color w:val="595959"/>
          <w:sz w:val="22"/>
          <w:szCs w:val="22"/>
          <w:rtl w:val="0"/>
        </w:rPr>
        <w:t xml:space="preserve"> ―</w:t>
      </w:r>
      <w:r>
        <w:rPr>
          <w:rtl w:val="0"/>
        </w:rPr>
      </w:r>
    </w:p>
    <w:p w:rsidR="00000000" w:rsidDel="00000000" w:rsidP="00000000" w:rsidRDefault="00000000" w:rsidRPr="00000000" w14:paraId="00000004">
      <w:pPr>
        <w:spacing w:before="2200" w:lineRule="auto"/>
        <w:jc w:val="center"/>
        <w:rPr/>
      </w:pPr>
      <w:r>
        <w:rPr>
          <w:color w:val="595959"/>
          <w:rtl w:val="0"/>
        </w:rPr>
        <w:t xml:space="preserve">2026年8月</w:t>
      </w:r>
      <w:ins w:id="9005" w:author="Claude" w:date="2026-10-13T00:00:00Z">
        <w:r>
          <w:rPr>
            <w:color w:val="595959"/>
            <w:rtl w:val="0"/>
          </w:rPr>
          <w:t xml:space="preserve">（2026年10月13日改訂：社内検討・京都府／文部科学省との協議用）</w:t>
        </w:r>
      </w:ins>
      <w:r>
        <w:rPr>
          <w:rtl w:val="0"/>
        </w:rPr>
      </w:r>
    </w:p>
    <w:p w:rsidR="00000000" w:rsidDel="00000000" w:rsidP="00000000" w:rsidRDefault="00000000" w:rsidRPr="00000000" w14:paraId="00000005">
      <w:pPr>
        <w:jc w:val="center"/>
        <w:rPr/>
        <w:sectPr>
          <w:pgSz w:h="16838" w:w="11906" w:orient="portrait"/>
          <w:pgMar w:bottom="1247" w:top="1247" w:left="1247" w:right="1247" w:header="708" w:footer="708"/>
          <w:pgNumType w:start="1"/>
        </w:sectPr>
      </w:pPr>
      <w:r>
        <w:rPr>
          <w:color w:val="595959"/>
          <w:sz w:val="16"/>
          <w:szCs w:val="16"/>
          <w:rtl w:val="0"/>
        </w:rPr>
        <w:t xml:space="preserve">統計は文部科学省公表資料（学びの多様化学校一覧：令和8年度時点84校ほか）、事例は各校公表情報に基づく</w:t>
      </w:r>
      <w:r>
        <w:rPr>
          <w:rtl w:val="0"/>
        </w:rPr>
      </w:r>
    </w:p>
    <w:p>
      <w:pPr>
        <w:spacing w:after="140" w:line="360" w:lineRule="auto"/>
        <w:rPr>
          <w:ins w:id="9006" w:author="Claude" w:date="2026-10-13T00:00:00Z"/>
        </w:rPr>
      </w:pPr>
      <w:ins w:id="9007" w:author="Claude" w:date="2026-10-13T00:00:00Z">
        <w:r>
          <w:rPr>
            <w:b w:val="1"/>
            <w:color w:val="000000"/>
            <w:rtl w:val="0"/>
          </w:rPr>
          <w:t xml:space="preserve">改訂の位置づけ（2026年10月13日）</w:t>
        </w:r>
      </w:ins>
    </w:p>
    <w:p>
      <w:pPr>
        <w:spacing w:after="140" w:line="360" w:lineRule="auto"/>
        <w:rPr>
          <w:ins w:id="9008" w:author="Claude" w:date="2026-10-13T00:00:00Z"/>
        </w:rPr>
      </w:pPr>
      <w:ins w:id="9009" w:author="Claude" w:date="2026-10-13T00:00:00Z">
        <w:r>
          <w:rPr>
            <w:color w:val="000000"/>
            <w:rtl w:val="0"/>
          </w:rPr>
          <w:t xml:space="preserve">本改訂は「学びの多様化学校設立構想_修正点」の観点を反映したものである。本書の方針・数値は社内の構想・試算であり、行政承認済み事項ではない。「方針」「社内試算」「未確認条件」「行政確認済み」「契約・決裁済み」を区別し、社内決裁と京都府・文部科学省との協議を経て確定する。主な変更点は次の10点。</w:t>
        </w:r>
      </w:ins>
    </w:p>
    <w:p>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ins w:id="9010" w:author="Claude" w:date="2026-10-13T00:00:00Z"/>
        </w:rPr>
      </w:pPr>
      <w:ins w:id="9011" w:author="Claude" w:date="2026-10-13T00:00:00Z">
        <w:r>
          <w:rPr>
            <w:color w:val="000000"/>
            <w:rtl w:val="0"/>
          </w:rPr>
          <w:t xml:space="preserve">「確定プラン」「同時開校確定」を「開校目標・事業構想」に変更。申請日程、施設の例外、助成、契約、採用は条件確定後に工程へ反映する。</w:t>
        </w:r>
      </w:ins>
    </w:p>
    <w:p>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ins w:id="9012" w:author="Claude" w:date="2026-10-13T00:00:00Z"/>
        </w:rPr>
      </w:pPr>
      <w:ins w:id="9013" w:author="Claude" w:date="2026-10-13T00:00:00Z">
        <w:r>
          <w:rPr>
            <w:color w:val="000000"/>
            <w:rtl w:val="0"/>
          </w:rPr>
          <w:t xml:space="preserve">需要の説明を公表値（京都府の令和6年度：中学校3,897名、小中計6,490名）に更新。公立2校の定員だけから支援へのアクセス率を算出する説明は削除する。</w:t>
        </w:r>
      </w:ins>
    </w:p>
    <w:p>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ins w:id="9014" w:author="Claude" w:date="2026-10-13T00:00:00Z"/>
        </w:rPr>
      </w:pPr>
      <w:ins w:id="9015" w:author="Claude" w:date="2026-10-13T00:00:00Z">
        <w:r>
          <w:rPr>
            <w:color w:val="000000"/>
            <w:rtl w:val="0"/>
          </w:rPr>
          <w:t xml:space="preserve">収容定員90名と実在籍（30→60→90名）を区別。初年度10〜20名の下振れと開校時の転入を別シナリオとして管理する。</w:t>
        </w:r>
      </w:ins>
    </w:p>
    <w:p>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ins w:id="9016" w:author="Claude" w:date="2026-10-13T00:00:00Z"/>
        </w:rPr>
      </w:pPr>
      <w:ins w:id="9017" w:author="Claude" w:date="2026-10-13T00:00:00Z">
        <w:r>
          <w:rPr>
            <w:color w:val="000000"/>
            <w:rtl w:val="0"/>
          </w:rPr>
          <w:t xml:space="preserve">中学校、オルタナティブスクール、シンガク、高等学院、塾の運営主体・学籍・会計・雇用・資産を分ける。同じ施設での運営を、共用の許可や会計統合の根拠にしない。</w:t>
        </w:r>
      </w:ins>
    </w:p>
    <w:p>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ins w:id="9018" w:author="Claude" w:date="2026-10-13T00:00:00Z"/>
        </w:rPr>
      </w:pPr>
      <w:ins w:id="9019" w:author="Claude" w:date="2026-10-13T00:00:00Z">
        <w:r>
          <w:rPr>
            <w:color w:val="000000"/>
            <w:rtl w:val="0"/>
          </w:rPr>
          <w:t xml:space="preserve">公園は時間貸し案と記載。長期賃借の成立や例外規定の適用を断定しない。移動、予約、体育館、代替施設まで具体化する。</w:t>
        </w:r>
      </w:ins>
    </w:p>
    <w:p>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ins w:id="9020" w:author="Claude" w:date="2026-10-13T00:00:00Z"/>
        </w:rPr>
      </w:pPr>
      <w:ins w:id="9021" w:author="Claude" w:date="2026-10-13T00:00:00Z">
        <w:r>
          <w:rPr>
            <w:color w:val="000000"/>
            <w:rtl w:val="0"/>
          </w:rPr>
          <w:t xml:space="preserve">年間約770単位時間の教育課程は検討案とし、教科内容・免許・評価・実験実習の保障を示す。費用削減を教育課程変更の主な理由にしない。</w:t>
        </w:r>
      </w:ins>
    </w:p>
    <w:p>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ins w:id="9022" w:author="Claude" w:date="2026-10-13T00:00:00Z"/>
        </w:rPr>
      </w:pPr>
      <w:ins w:id="9023" w:author="Claude" w:date="2026-10-13T00:00:00Z">
        <w:r>
          <w:rPr>
            <w:color w:val="000000"/>
            <w:rtl w:val="0"/>
          </w:rPr>
          <w:t xml:space="preserve">人員の削減率を先に置かず、資格と勤務配分から配置・人件費を積算する。B5・シンガクの提供仕様を新設する。</w:t>
        </w:r>
      </w:ins>
    </w:p>
    <w:p>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ins w:id="9024" w:author="Claude" w:date="2026-10-13T00:00:00Z"/>
        </w:rPr>
      </w:pPr>
      <w:ins w:id="9025" w:author="Claude" w:date="2026-10-13T00:00:00Z">
        <w:r>
          <w:rPr>
            <w:color w:val="000000"/>
            <w:rtl w:val="0"/>
          </w:rPr>
          <w:t xml:space="preserve">寄附・CSR等を費用の控除ではなく収入として明示。人件費を固定部分と段階増員部分に分け、元の表の不整合を保留事項として示す。</w:t>
        </w:r>
      </w:ins>
    </w:p>
    <w:p>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ins w:id="9026" w:author="Claude" w:date="2026-10-13T00:00:00Z"/>
        </w:rPr>
      </w:pPr>
      <w:ins w:id="9027" w:author="Claude" w:date="2026-10-13T00:00:00Z">
        <w:r>
          <w:rPr>
            <w:color w:val="000000"/>
            <w:rtl w:val="0"/>
          </w:rPr>
          <w:t xml:space="preserve">2027年3月を申請期限ではなく計画継続の判断点に変更。契約・工事前、開校時期の再判定、募集前、開校直前にも判断点を置く。</w:t>
        </w:r>
      </w:ins>
    </w:p>
    <w:p>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ins w:id="9028" w:author="Claude" w:date="2026-10-13T00:00:00Z"/>
        </w:rPr>
      </w:pPr>
      <w:ins w:id="9029" w:author="Claude" w:date="2026-10-13T00:00:00Z">
        <w:r>
          <w:rPr>
            <w:color w:val="000000"/>
            <w:rtl w:val="0"/>
          </w:rPr>
          <w:t xml:space="preserve">学校の設置と高校化を段階化。生徒の進路はグループ外も含めて本人が選び、内部進学・自動転籍を前提にしない。</w:t>
        </w:r>
      </w:ins>
    </w:p>
    <w:p>
      <w:pPr>
        <w:spacing w:after="140" w:line="360" w:lineRule="auto"/>
        <w:rPr>
          <w:ins w:id="9030" w:author="Claude" w:date="2026-10-13T00:00:00Z"/>
        </w:rPr>
      </w:pPr>
      <w:ins w:id="9031" w:author="Claude" w:date="2026-10-13T00:00:00Z">
        <w:r>
          <w:rPr>
            <w:color w:val="000000"/>
            <w:rtl w:val="0"/>
          </w:rPr>
          <w:t xml:space="preserve">巻末に「学校法人設置・学びの多様化学校開校のタスクとスケジュール」（タスク一覧、日程表、スケジュールチャート）を追加した。</w:t>
        </w:r>
      </w:ins>
    </w:p>
    <w:p w:rsidR="00000000" w:rsidDel="00000000" w:rsidP="00000000" w:rsidRDefault="00000000" w:rsidRPr="00000000" w14:paraId="00000006">
      <w:pPr>
        <w:spacing w:after="300" w:lineRule="auto"/>
        <w:jc w:val="center"/>
        <w:rPr/>
      </w:pPr>
      <w:r>
        <w:rPr>
          <w:b w:val="1"/>
          <w:bCs w:val="1"/>
          <w:color w:val="1e2761"/>
          <w:sz w:val="32"/>
          <w:szCs w:val="32"/>
          <w:rtl w:val="0"/>
        </w:rPr>
        <w:t xml:space="preserve">目次</w:t>
      </w:r>
      <w:r>
        <w:rPr>
          <w:rtl w:val="0"/>
        </w:rPr>
      </w:r>
    </w:p>
    <w:p w:rsidR="00000000" w:rsidDel="00000000" w:rsidP="00000000" w:rsidRDefault="00000000" w:rsidRPr="00000000" w14:paraId="00000007">
      <w:pPr>
        <w:tabs>
          <w:tab w:val="right" w:leader="none" w:pos="9020"/>
        </w:tabs>
        <w:spacing w:after="90" w:line="276" w:lineRule="auto"/>
        <w:rPr/>
      </w:pPr>
      <w:r>
        <w:rPr>
          <w:b w:val="1"/>
          <w:bCs w:val="1"/>
          <w:color w:val="000000"/>
          <w:sz w:val="22"/>
          <w:szCs w:val="22"/>
          <w:rtl w:val="0"/>
        </w:rPr>
        <w:t xml:space="preserve">はじめに</w:t>
      </w:r>
      <w:r>
        <w:rPr>
          <w:color w:val="000000"/>
          <w:sz w:val="22"/>
          <w:szCs w:val="22"/>
          <w:rtl w:val="0"/>
        </w:rPr>
        <w:tab/>
        <w:t xml:space="preserve">4</w:t>
      </w:r>
      <w:r>
        <w:rPr>
          <w:rtl w:val="0"/>
        </w:rPr>
      </w:r>
    </w:p>
    <w:p w:rsidR="00000000" w:rsidDel="00000000" w:rsidP="00000000" w:rsidRDefault="00000000" w:rsidRPr="00000000" w14:paraId="00000008">
      <w:pPr>
        <w:tabs>
          <w:tab w:val="right" w:leader="none" w:pos="9020"/>
        </w:tabs>
        <w:spacing w:after="90" w:line="276" w:lineRule="auto"/>
        <w:ind w:left="420" w:firstLine="0"/>
        <w:rPr/>
      </w:pPr>
      <w:r>
        <w:rPr>
          <w:color w:val="000000"/>
          <w:sz w:val="20"/>
          <w:szCs w:val="20"/>
          <w:rtl w:val="0"/>
        </w:rPr>
        <w:t xml:space="preserve">0.1　現在の不登校問題</w:t>
        <w:tab/>
        <w:t xml:space="preserve">4</w:t>
      </w:r>
      <w:r>
        <w:rPr>
          <w:rtl w:val="0"/>
        </w:rPr>
      </w:r>
    </w:p>
    <w:p w:rsidR="00000000" w:rsidDel="00000000" w:rsidP="00000000" w:rsidRDefault="00000000" w:rsidRPr="00000000" w14:paraId="00000009">
      <w:pPr>
        <w:tabs>
          <w:tab w:val="right" w:leader="none" w:pos="9020"/>
        </w:tabs>
        <w:spacing w:after="90" w:line="276" w:lineRule="auto"/>
        <w:ind w:left="420" w:firstLine="0"/>
        <w:rPr/>
      </w:pPr>
      <w:r>
        <w:rPr>
          <w:color w:val="000000"/>
          <w:sz w:val="20"/>
          <w:szCs w:val="20"/>
          <w:rtl w:val="0"/>
        </w:rPr>
        <w:t xml:space="preserve">0.2　COCOLOプランとは</w:t>
        <w:tab/>
        <w:t xml:space="preserve">4</w:t>
      </w:r>
      <w:r>
        <w:rPr>
          <w:rtl w:val="0"/>
        </w:rPr>
      </w:r>
    </w:p>
    <w:p w:rsidR="00000000" w:rsidDel="00000000" w:rsidP="00000000" w:rsidRDefault="00000000" w:rsidRPr="00000000" w14:paraId="0000000A">
      <w:pPr>
        <w:tabs>
          <w:tab w:val="right" w:leader="none" w:pos="9020"/>
        </w:tabs>
        <w:spacing w:after="90" w:line="276" w:lineRule="auto"/>
        <w:ind w:left="420" w:firstLine="0"/>
        <w:rPr/>
      </w:pPr>
      <w:r>
        <w:rPr>
          <w:color w:val="000000"/>
          <w:sz w:val="20"/>
          <w:szCs w:val="20"/>
          <w:rtl w:val="0"/>
        </w:rPr>
        <w:t xml:space="preserve">0.3　学びの多様化学校とは</w:t>
        <w:tab/>
        <w:t xml:space="preserve">5</w:t>
      </w:r>
      <w:r>
        <w:rPr>
          <w:rtl w:val="0"/>
        </w:rPr>
      </w:r>
    </w:p>
    <w:p w:rsidR="00000000" w:rsidDel="00000000" w:rsidP="00000000" w:rsidRDefault="00000000" w:rsidRPr="00000000" w14:paraId="0000000B">
      <w:pPr>
        <w:tabs>
          <w:tab w:val="right" w:leader="none" w:pos="9020"/>
        </w:tabs>
        <w:spacing w:after="90" w:line="276" w:lineRule="auto"/>
        <w:ind w:left="420" w:firstLine="0"/>
        <w:rPr/>
      </w:pPr>
      <w:r>
        <w:rPr>
          <w:color w:val="000000"/>
          <w:sz w:val="20"/>
          <w:szCs w:val="20"/>
          <w:rtl w:val="0"/>
        </w:rPr>
        <w:t xml:space="preserve">0.4　成基コミュニティグループの教育思想とは</w:t>
        <w:tab/>
        <w:t xml:space="preserve">5</w:t>
      </w:r>
      <w:r>
        <w:rPr>
          <w:rtl w:val="0"/>
        </w:rPr>
      </w:r>
    </w:p>
    <w:p w:rsidR="00000000" w:rsidDel="00000000" w:rsidP="00000000" w:rsidRDefault="00000000" w:rsidRPr="00000000" w14:paraId="0000000C">
      <w:pPr>
        <w:tabs>
          <w:tab w:val="right" w:leader="none" w:pos="9020"/>
        </w:tabs>
        <w:spacing w:after="90" w:line="276" w:lineRule="auto"/>
        <w:rPr/>
      </w:pPr>
      <w:r>
        <w:rPr>
          <w:b w:val="1"/>
          <w:bCs w:val="1"/>
          <w:color w:val="000000"/>
          <w:sz w:val="22"/>
          <w:szCs w:val="22"/>
          <w:rtl w:val="0"/>
        </w:rPr>
        <w:t xml:space="preserve">1. エグゼクティブサマリー</w:t>
      </w:r>
      <w:r>
        <w:rPr>
          <w:color w:val="000000"/>
          <w:sz w:val="22"/>
          <w:szCs w:val="22"/>
          <w:rtl w:val="0"/>
        </w:rPr>
        <w:tab/>
        <w:t xml:space="preserve">7</w:t>
      </w:r>
      <w:r>
        <w:rPr>
          <w:rtl w:val="0"/>
        </w:rPr>
      </w:r>
    </w:p>
    <w:p w:rsidR="00000000" w:rsidDel="00000000" w:rsidP="00000000" w:rsidRDefault="00000000" w:rsidRPr="00000000" w14:paraId="0000000D">
      <w:pPr>
        <w:tabs>
          <w:tab w:val="right" w:leader="none" w:pos="9020"/>
        </w:tabs>
        <w:spacing w:after="90" w:line="276" w:lineRule="auto"/>
        <w:rPr/>
      </w:pPr>
      <w:r>
        <w:rPr>
          <w:b w:val="1"/>
          <w:bCs w:val="1"/>
          <w:color w:val="000000"/>
          <w:sz w:val="22"/>
          <w:szCs w:val="22"/>
          <w:rtl w:val="0"/>
        </w:rPr>
        <w:t xml:space="preserve">2. 設立の背景と学校構想</w:t>
      </w:r>
      <w:r>
        <w:rPr>
          <w:color w:val="000000"/>
          <w:sz w:val="22"/>
          <w:szCs w:val="22"/>
          <w:rtl w:val="0"/>
        </w:rPr>
        <w:tab/>
        <w:t xml:space="preserve">8</w:t>
      </w:r>
      <w:r>
        <w:rPr>
          <w:rtl w:val="0"/>
        </w:rPr>
      </w:r>
    </w:p>
    <w:p w:rsidR="00000000" w:rsidDel="00000000" w:rsidP="00000000" w:rsidRDefault="00000000" w:rsidRPr="00000000" w14:paraId="0000000E">
      <w:pPr>
        <w:tabs>
          <w:tab w:val="right" w:leader="none" w:pos="9020"/>
        </w:tabs>
        <w:spacing w:after="90" w:line="276" w:lineRule="auto"/>
        <w:ind w:left="420" w:firstLine="0"/>
        <w:rPr/>
      </w:pPr>
      <w:r>
        <w:rPr>
          <w:color w:val="000000"/>
          <w:sz w:val="20"/>
          <w:szCs w:val="20"/>
          <w:rtl w:val="0"/>
        </w:rPr>
        <w:t xml:space="preserve">2.1 京都府の状況：</w:t>
      </w:r>
      <w:del w:id="9032" w:author="Claude" w:date="2026-10-13T00:00:00Z">
        <w:r>
          <w:rPr>
            <w:color w:val="000000"/>
            <w:sz w:val="20"/>
            <w:szCs w:val="20"/>
            <w:rtl w:val="0"/>
          </w:rPr>
          <w:delText xml:space="preserve">需要と供給の絶望的ギャップ</w:delText>
        </w:r>
      </w:del>
      <w:ins w:id="9033" w:author="Claude" w:date="2026-10-13T00:00:00Z">
        <w:r>
          <w:rPr>
            <w:color w:val="000000"/>
            <w:sz w:val="20"/>
            <w:szCs w:val="20"/>
            <w:rtl w:val="0"/>
          </w:rPr>
          <w:t xml:space="preserve">不登校の状況と学びの場の現状</w:t>
        </w:r>
      </w:ins>
      <w:r>
        <w:rPr>
          <w:color w:val="000000"/>
          <w:sz w:val="20"/>
          <w:szCs w:val="20"/>
          <w:rtl w:val="0"/>
        </w:rPr>
        <w:tab/>
      </w:r>
      <w:r>
        <w:rPr>
          <w:color w:val="000000"/>
          <w:sz w:val="20"/>
          <w:szCs w:val="20"/>
          <w:rtl w:val="0"/>
        </w:rPr>
        <w:t xml:space="preserve">8</w:t>
      </w:r>
      <w:r>
        <w:rPr>
          <w:rtl w:val="0"/>
        </w:rPr>
      </w:r>
    </w:p>
    <w:p w:rsidR="00000000" w:rsidDel="00000000" w:rsidP="00000000" w:rsidRDefault="00000000" w:rsidRPr="00000000" w14:paraId="0000000F">
      <w:pPr>
        <w:tabs>
          <w:tab w:val="right" w:leader="none" w:pos="9020"/>
        </w:tabs>
        <w:spacing w:after="90" w:line="276" w:lineRule="auto"/>
        <w:ind w:left="420" w:firstLine="0"/>
        <w:rPr/>
      </w:pPr>
      <w:r>
        <w:rPr>
          <w:color w:val="000000"/>
          <w:sz w:val="20"/>
          <w:szCs w:val="20"/>
          <w:rtl w:val="0"/>
        </w:rPr>
        <w:t xml:space="preserve">2.2 設立する学校の姿</w:t>
        <w:tab/>
        <w:t xml:space="preserve">8</w:t>
      </w:r>
      <w:r>
        <w:rPr>
          <w:rtl w:val="0"/>
        </w:rPr>
      </w:r>
    </w:p>
    <w:p w:rsidR="00000000" w:rsidDel="00000000" w:rsidP="00000000" w:rsidRDefault="00000000" w:rsidRPr="00000000" w14:paraId="00000010">
      <w:pPr>
        <w:tabs>
          <w:tab w:val="right" w:leader="none" w:pos="9020"/>
        </w:tabs>
        <w:spacing w:after="90" w:line="276" w:lineRule="auto"/>
        <w:ind w:left="420" w:firstLine="0"/>
        <w:rPr/>
      </w:pPr>
      <w:r>
        <w:rPr>
          <w:color w:val="000000"/>
          <w:sz w:val="20"/>
          <w:szCs w:val="20"/>
          <w:rtl w:val="0"/>
        </w:rPr>
        <w:t xml:space="preserve">2.3 なぜ「ビルテナント型＋塾併用」モデルか</w:t>
        <w:tab/>
        <w:t xml:space="preserve">9</w:t>
      </w:r>
      <w:r>
        <w:rPr>
          <w:rtl w:val="0"/>
        </w:rPr>
      </w:r>
    </w:p>
    <w:p w:rsidR="00000000" w:rsidDel="00000000" w:rsidP="00000000" w:rsidRDefault="00000000" w:rsidRPr="00000000" w14:paraId="00000011">
      <w:pPr>
        <w:tabs>
          <w:tab w:val="right" w:leader="none" w:pos="9020"/>
        </w:tabs>
        <w:spacing w:after="90" w:line="276" w:lineRule="auto"/>
        <w:ind w:left="420" w:firstLine="0"/>
        <w:rPr/>
      </w:pPr>
      <w:r>
        <w:rPr>
          <w:color w:val="000000"/>
          <w:sz w:val="20"/>
          <w:szCs w:val="20"/>
          <w:rtl w:val="0"/>
        </w:rPr>
        <w:t xml:space="preserve">2.4 私たちが目指すもの</w:t>
        <w:tab/>
        <w:t xml:space="preserve">10</w:t>
      </w:r>
      <w:r>
        <w:rPr>
          <w:rtl w:val="0"/>
        </w:rPr>
      </w:r>
    </w:p>
    <w:p w:rsidR="00000000" w:rsidDel="00000000" w:rsidP="00000000" w:rsidRDefault="00000000" w:rsidRPr="00000000" w14:paraId="00000012">
      <w:pPr>
        <w:tabs>
          <w:tab w:val="right" w:leader="none" w:pos="9020"/>
        </w:tabs>
        <w:spacing w:after="90" w:line="276" w:lineRule="auto"/>
        <w:rPr/>
      </w:pPr>
      <w:r>
        <w:rPr>
          <w:b w:val="1"/>
          <w:bCs w:val="1"/>
          <w:color w:val="000000"/>
          <w:sz w:val="22"/>
          <w:szCs w:val="22"/>
          <w:rtl w:val="0"/>
        </w:rPr>
        <w:t xml:space="preserve">3. 構想の全体像：成基「学びのグランドデザイン」</w:t>
      </w:r>
      <w:r>
        <w:rPr>
          <w:color w:val="000000"/>
          <w:sz w:val="22"/>
          <w:szCs w:val="22"/>
          <w:rtl w:val="0"/>
        </w:rPr>
        <w:tab/>
        <w:t xml:space="preserve">11</w:t>
      </w:r>
      <w:r>
        <w:rPr>
          <w:rtl w:val="0"/>
        </w:rPr>
      </w:r>
    </w:p>
    <w:p w:rsidR="00000000" w:rsidDel="00000000" w:rsidP="00000000" w:rsidRDefault="00000000" w:rsidRPr="00000000" w14:paraId="00000013">
      <w:pPr>
        <w:tabs>
          <w:tab w:val="right" w:leader="none" w:pos="9020"/>
        </w:tabs>
        <w:spacing w:after="90" w:line="276" w:lineRule="auto"/>
        <w:rPr/>
      </w:pPr>
      <w:r>
        <w:rPr>
          <w:b w:val="1"/>
          <w:bCs w:val="1"/>
          <w:color w:val="000000"/>
          <w:sz w:val="22"/>
          <w:szCs w:val="22"/>
          <w:rtl w:val="0"/>
        </w:rPr>
        <w:t xml:space="preserve">4. 市場・政策環境（数値）</w:t>
      </w:r>
      <w:r>
        <w:rPr>
          <w:color w:val="000000"/>
          <w:sz w:val="22"/>
          <w:szCs w:val="22"/>
          <w:rtl w:val="0"/>
        </w:rPr>
        <w:tab/>
        <w:t xml:space="preserve">12</w:t>
      </w:r>
      <w:r>
        <w:rPr>
          <w:rtl w:val="0"/>
        </w:rPr>
      </w:r>
    </w:p>
    <w:p w:rsidR="00000000" w:rsidDel="00000000" w:rsidP="00000000" w:rsidRDefault="00000000" w:rsidRPr="00000000" w14:paraId="00000014">
      <w:pPr>
        <w:tabs>
          <w:tab w:val="right" w:leader="none" w:pos="9020"/>
        </w:tabs>
        <w:spacing w:after="90" w:line="276" w:lineRule="auto"/>
        <w:ind w:left="420" w:firstLine="0"/>
        <w:rPr/>
      </w:pPr>
      <w:r>
        <w:rPr>
          <w:color w:val="000000"/>
          <w:sz w:val="20"/>
          <w:szCs w:val="20"/>
          <w:rtl w:val="0"/>
        </w:rPr>
        <w:t xml:space="preserve">4.1 京都府・滋賀県の不登校児童生徒数の推移</w:t>
        <w:tab/>
        <w:t xml:space="preserve">12</w:t>
      </w:r>
      <w:r>
        <w:rPr>
          <w:rtl w:val="0"/>
        </w:rPr>
      </w:r>
    </w:p>
    <w:p w:rsidR="00000000" w:rsidDel="00000000" w:rsidP="00000000" w:rsidRDefault="00000000" w:rsidRPr="00000000" w14:paraId="00000015">
      <w:pPr>
        <w:tabs>
          <w:tab w:val="right" w:leader="none" w:pos="9020"/>
        </w:tabs>
        <w:spacing w:after="90" w:line="276" w:lineRule="auto"/>
        <w:ind w:left="420" w:firstLine="0"/>
        <w:rPr/>
      </w:pPr>
      <w:r>
        <w:rPr>
          <w:color w:val="000000"/>
          <w:sz w:val="20"/>
          <w:szCs w:val="20"/>
          <w:rtl w:val="0"/>
        </w:rPr>
        <w:t xml:space="preserve">4.2 京都・滋賀の市場特性と独自戦略</w:t>
        <w:tab/>
        <w:t xml:space="preserve">15</w:t>
      </w:r>
      <w:r>
        <w:rPr>
          <w:rtl w:val="0"/>
        </w:rPr>
      </w:r>
    </w:p>
    <w:p w:rsidR="00000000" w:rsidDel="00000000" w:rsidP="00000000" w:rsidRDefault="00000000" w:rsidRPr="00000000" w14:paraId="00000016">
      <w:pPr>
        <w:tabs>
          <w:tab w:val="right" w:leader="none" w:pos="9020"/>
        </w:tabs>
        <w:spacing w:after="90" w:line="276" w:lineRule="auto"/>
        <w:rPr/>
      </w:pPr>
      <w:r>
        <w:rPr>
          <w:b w:val="1"/>
          <w:bCs w:val="1"/>
          <w:color w:val="000000"/>
          <w:sz w:val="22"/>
          <w:szCs w:val="22"/>
          <w:rtl w:val="0"/>
        </w:rPr>
        <w:t xml:space="preserve">5. 活かすべきグループ実績の棚卸し</w:t>
      </w:r>
      <w:r>
        <w:rPr>
          <w:color w:val="000000"/>
          <w:sz w:val="22"/>
          <w:szCs w:val="22"/>
          <w:rtl w:val="0"/>
        </w:rPr>
        <w:tab/>
        <w:t xml:space="preserve">17</w:t>
      </w:r>
      <w:r>
        <w:rPr>
          <w:rtl w:val="0"/>
        </w:rPr>
      </w:r>
    </w:p>
    <w:p w:rsidR="00000000" w:rsidDel="00000000" w:rsidP="00000000" w:rsidRDefault="00000000" w:rsidRPr="00000000" w14:paraId="00000017">
      <w:pPr>
        <w:tabs>
          <w:tab w:val="right" w:leader="none" w:pos="9020"/>
        </w:tabs>
        <w:spacing w:after="90" w:line="276" w:lineRule="auto"/>
        <w:rPr/>
      </w:pPr>
      <w:r>
        <w:rPr>
          <w:b w:val="1"/>
          <w:bCs w:val="1"/>
          <w:color w:val="000000"/>
          <w:sz w:val="22"/>
          <w:szCs w:val="22"/>
          <w:rtl w:val="0"/>
        </w:rPr>
        <w:t xml:space="preserve">6. 事業1｜小中学生向けオルタナティブスクール</w:t>
      </w:r>
      <w:del w:id="9034" w:author="Claude" w:date="2026-10-13T00:00:00Z">
        <w:r>
          <w:rPr>
            <w:b w:val="1"/>
            <w:bCs w:val="1"/>
            <w:color w:val="000000"/>
            <w:sz w:val="22"/>
            <w:szCs w:val="22"/>
            <w:rtl w:val="0"/>
          </w:rPr>
          <w:delText xml:space="preserve">（2029年4月同時開校）</w:delText>
        </w:r>
      </w:del>
      <w:ins w:id="9035" w:author="Claude" w:date="2026-10-13T00:00:00Z">
        <w:r>
          <w:rPr>
            <w:b w:val="1"/>
            <w:bCs w:val="1"/>
            <w:color w:val="000000"/>
            <w:sz w:val="22"/>
            <w:szCs w:val="22"/>
            <w:rtl w:val="0"/>
          </w:rPr>
          <w:t xml:space="preserve">（2029年4月の稼働目標）</w:t>
        </w:r>
      </w:ins>
      <w:r>
        <w:rPr>
          <w:color w:val="000000"/>
          <w:sz w:val="22"/>
          <w:szCs w:val="22"/>
          <w:rtl w:val="0"/>
        </w:rPr>
        <w:tab/>
      </w:r>
      <w:r>
        <w:rPr>
          <w:color w:val="000000"/>
          <w:sz w:val="22"/>
          <w:szCs w:val="22"/>
          <w:rtl w:val="0"/>
        </w:rPr>
        <w:t xml:space="preserve">18</w:t>
      </w:r>
      <w:r>
        <w:rPr>
          <w:rtl w:val="0"/>
        </w:rPr>
      </w:r>
    </w:p>
    <w:p w:rsidR="00000000" w:rsidDel="00000000" w:rsidP="00000000" w:rsidRDefault="00000000" w:rsidRPr="00000000" w14:paraId="00000018">
      <w:pPr>
        <w:tabs>
          <w:tab w:val="right" w:leader="none" w:pos="9020"/>
        </w:tabs>
        <w:spacing w:after="90" w:line="276" w:lineRule="auto"/>
        <w:ind w:left="420" w:firstLine="0"/>
        <w:rPr/>
      </w:pPr>
      <w:r>
        <w:rPr>
          <w:color w:val="000000"/>
          <w:sz w:val="20"/>
          <w:szCs w:val="20"/>
          <w:rtl w:val="0"/>
        </w:rPr>
        <w:t xml:space="preserve">6.1 位置づけ：</w:t>
      </w:r>
      <w:del w:id="9036" w:author="Claude" w:date="2026-10-13T00:00:00Z">
        <w:r>
          <w:rPr>
            <w:color w:val="000000"/>
            <w:sz w:val="20"/>
            <w:szCs w:val="20"/>
            <w:rtl w:val="0"/>
          </w:rPr>
          <w:delText xml:space="preserve">認可不要で最速に立ち上げる「実践の場」</w:delText>
        </w:r>
      </w:del>
      <w:ins w:id="9037" w:author="Claude" w:date="2026-10-13T00:00:00Z">
        <w:r>
          <w:rPr>
            <w:color w:val="000000"/>
            <w:sz w:val="20"/>
            <w:szCs w:val="20"/>
            <w:rtl w:val="0"/>
          </w:rPr>
          <w:t xml:space="preserve">学校とは別の運営主体による通学の学びの場</w:t>
        </w:r>
      </w:ins>
      <w:r>
        <w:rPr>
          <w:color w:val="000000"/>
          <w:sz w:val="20"/>
          <w:szCs w:val="20"/>
          <w:rtl w:val="0"/>
        </w:rPr>
        <w:tab/>
      </w:r>
      <w:r>
        <w:rPr>
          <w:color w:val="000000"/>
          <w:sz w:val="20"/>
          <w:szCs w:val="20"/>
          <w:rtl w:val="0"/>
        </w:rPr>
        <w:t xml:space="preserve">18</w:t>
      </w:r>
      <w:r>
        <w:rPr>
          <w:rtl w:val="0"/>
        </w:rPr>
      </w:r>
    </w:p>
    <w:p w:rsidR="00000000" w:rsidDel="00000000" w:rsidP="00000000" w:rsidRDefault="00000000" w:rsidRPr="00000000" w14:paraId="00000019">
      <w:pPr>
        <w:tabs>
          <w:tab w:val="right" w:leader="none" w:pos="9020"/>
        </w:tabs>
        <w:spacing w:after="90" w:line="276" w:lineRule="auto"/>
        <w:ind w:left="420" w:firstLine="0"/>
        <w:rPr/>
      </w:pPr>
      <w:r>
        <w:rPr>
          <w:color w:val="000000"/>
          <w:sz w:val="20"/>
          <w:szCs w:val="20"/>
          <w:rtl w:val="0"/>
        </w:rPr>
        <w:t xml:space="preserve">6.2 設計概要</w:t>
        <w:tab/>
        <w:t xml:space="preserve">18</w:t>
      </w:r>
      <w:r>
        <w:rPr>
          <w:rtl w:val="0"/>
        </w:rPr>
      </w:r>
    </w:p>
    <w:p w:rsidR="00000000" w:rsidDel="00000000" w:rsidP="00000000" w:rsidRDefault="00000000" w:rsidRPr="00000000" w14:paraId="0000001A">
      <w:pPr>
        <w:tabs>
          <w:tab w:val="right" w:leader="none" w:pos="9020"/>
        </w:tabs>
        <w:spacing w:after="90" w:line="276" w:lineRule="auto"/>
        <w:rPr/>
      </w:pPr>
      <w:r>
        <w:rPr>
          <w:b w:val="1"/>
          <w:bCs w:val="1"/>
          <w:color w:val="000000"/>
          <w:sz w:val="22"/>
          <w:szCs w:val="22"/>
          <w:rtl w:val="0"/>
        </w:rPr>
        <w:t xml:space="preserve">7. 事業2｜中学生向け学びの多様化学校</w:t>
      </w:r>
      <w:del w:id="9038" w:author="Claude" w:date="2026-10-13T00:00:00Z">
        <w:r>
          <w:rPr>
            <w:b w:val="1"/>
            <w:bCs w:val="1"/>
            <w:color w:val="000000"/>
            <w:sz w:val="22"/>
            <w:szCs w:val="22"/>
            <w:rtl w:val="0"/>
          </w:rPr>
          <w:delText xml:space="preserve">（2029年度開校）</w:delText>
        </w:r>
      </w:del>
      <w:ins w:id="9039" w:author="Claude" w:date="2026-10-13T00:00:00Z">
        <w:r>
          <w:rPr>
            <w:b w:val="1"/>
            <w:bCs w:val="1"/>
            <w:color w:val="000000"/>
            <w:sz w:val="22"/>
            <w:szCs w:val="22"/>
            <w:rtl w:val="0"/>
          </w:rPr>
          <w:t xml:space="preserve">（2029年4月開校目標）</w:t>
        </w:r>
      </w:ins>
      <w:r>
        <w:rPr>
          <w:color w:val="000000"/>
          <w:sz w:val="22"/>
          <w:szCs w:val="22"/>
          <w:rtl w:val="0"/>
        </w:rPr>
        <w:tab/>
      </w:r>
      <w:r>
        <w:rPr>
          <w:color w:val="000000"/>
          <w:sz w:val="22"/>
          <w:szCs w:val="22"/>
          <w:rtl w:val="0"/>
        </w:rPr>
        <w:t xml:space="preserve">19</w:t>
      </w:r>
      <w:r>
        <w:rPr>
          <w:rtl w:val="0"/>
        </w:rPr>
      </w:r>
    </w:p>
    <w:p w:rsidR="00000000" w:rsidDel="00000000" w:rsidP="00000000" w:rsidRDefault="00000000" w:rsidRPr="00000000" w14:paraId="0000001B">
      <w:pPr>
        <w:tabs>
          <w:tab w:val="right" w:leader="none" w:pos="9020"/>
        </w:tabs>
        <w:spacing w:after="90" w:line="276" w:lineRule="auto"/>
        <w:ind w:left="420" w:firstLine="0"/>
        <w:rPr/>
      </w:pPr>
      <w:r>
        <w:rPr>
          <w:color w:val="000000"/>
          <w:sz w:val="20"/>
          <w:szCs w:val="20"/>
          <w:rtl w:val="0"/>
        </w:rPr>
        <w:t xml:space="preserve">7.1 必要な要件</w:t>
        <w:tab/>
        <w:t xml:space="preserve">19</w:t>
      </w:r>
      <w:r>
        <w:rPr>
          <w:rtl w:val="0"/>
        </w:rPr>
      </w:r>
    </w:p>
    <w:p w:rsidR="00000000" w:rsidDel="00000000" w:rsidP="00000000" w:rsidRDefault="00000000" w:rsidRPr="00000000" w14:paraId="0000001C">
      <w:pPr>
        <w:tabs>
          <w:tab w:val="right" w:leader="none" w:pos="9020"/>
        </w:tabs>
        <w:spacing w:after="90" w:line="276" w:lineRule="auto"/>
        <w:ind w:left="420" w:firstLine="0"/>
        <w:rPr/>
      </w:pPr>
      <w:r>
        <w:rPr>
          <w:color w:val="000000"/>
          <w:sz w:val="20"/>
          <w:szCs w:val="20"/>
          <w:rtl w:val="0"/>
        </w:rPr>
        <w:t xml:space="preserve">7.2 </w:t>
      </w:r>
      <w:del w:id="9040" w:author="Claude" w:date="2026-10-13T00:00:00Z">
        <w:r>
          <w:rPr>
            <w:color w:val="000000"/>
            <w:sz w:val="20"/>
            <w:szCs w:val="20"/>
            <w:rtl w:val="0"/>
          </w:rPr>
          <w:delText xml:space="preserve">2029年4月開校に向けた確定スケジュール（逆算・WBS反映）</w:delText>
        </w:r>
      </w:del>
      <w:ins w:id="9041" w:author="Claude" w:date="2026-10-13T00:00:00Z">
        <w:r>
          <w:rPr>
            <w:color w:val="000000"/>
            <w:sz w:val="20"/>
            <w:szCs w:val="20"/>
            <w:rtl w:val="0"/>
          </w:rPr>
          <w:t xml:space="preserve">2029年4月開校目標に向けた工程と判断点（WBS反映）</w:t>
        </w:r>
      </w:ins>
      <w:r>
        <w:rPr>
          <w:color w:val="000000"/>
          <w:sz w:val="20"/>
          <w:szCs w:val="20"/>
          <w:rtl w:val="0"/>
        </w:rPr>
        <w:tab/>
      </w:r>
      <w:r>
        <w:rPr>
          <w:color w:val="000000"/>
          <w:sz w:val="20"/>
          <w:szCs w:val="20"/>
          <w:rtl w:val="0"/>
        </w:rPr>
        <w:t xml:space="preserve">19</w:t>
      </w:r>
      <w:r>
        <w:rPr>
          <w:rtl w:val="0"/>
        </w:rPr>
      </w:r>
    </w:p>
    <w:p w:rsidR="00000000" w:rsidDel="00000000" w:rsidP="00000000" w:rsidRDefault="00000000" w:rsidRPr="00000000" w14:paraId="0000001D">
      <w:pPr>
        <w:tabs>
          <w:tab w:val="right" w:leader="none" w:pos="9020"/>
        </w:tabs>
        <w:spacing w:after="90" w:line="276" w:lineRule="auto"/>
        <w:ind w:left="420" w:firstLine="0"/>
        <w:rPr/>
      </w:pPr>
      <w:r>
        <w:rPr>
          <w:color w:val="000000"/>
          <w:sz w:val="20"/>
          <w:szCs w:val="20"/>
          <w:rtl w:val="0"/>
        </w:rPr>
        <w:t xml:space="preserve">7.3 国・自治体への申請一覧</w:t>
        <w:tab/>
        <w:t xml:space="preserve">21</w:t>
      </w:r>
      <w:r>
        <w:rPr>
          <w:rtl w:val="0"/>
        </w:rPr>
      </w:r>
    </w:p>
    <w:p w:rsidR="00000000" w:rsidDel="00000000" w:rsidP="00000000" w:rsidRDefault="00000000" w:rsidRPr="00000000" w14:paraId="0000001E">
      <w:pPr>
        <w:tabs>
          <w:tab w:val="right" w:leader="none" w:pos="9020"/>
        </w:tabs>
        <w:spacing w:after="90" w:line="276" w:lineRule="auto"/>
        <w:ind w:left="420" w:firstLine="0"/>
        <w:rPr/>
      </w:pPr>
      <w:r>
        <w:rPr>
          <w:color w:val="000000"/>
          <w:sz w:val="20"/>
          <w:szCs w:val="20"/>
          <w:rtl w:val="0"/>
        </w:rPr>
        <w:t xml:space="preserve">7.4 先進事例</w:t>
        <w:tab/>
        <w:t xml:space="preserve">21</w:t>
      </w:r>
      <w:r>
        <w:rPr>
          <w:rtl w:val="0"/>
        </w:rPr>
      </w:r>
    </w:p>
    <w:p w:rsidR="00000000" w:rsidDel="00000000" w:rsidP="00000000" w:rsidRDefault="00000000" w:rsidRPr="00000000" w14:paraId="0000001F">
      <w:pPr>
        <w:tabs>
          <w:tab w:val="right" w:leader="none" w:pos="9020"/>
        </w:tabs>
        <w:spacing w:after="90" w:line="276" w:lineRule="auto"/>
        <w:rPr/>
      </w:pPr>
      <w:r>
        <w:rPr>
          <w:b w:val="1"/>
          <w:bCs w:val="1"/>
          <w:color w:val="000000"/>
          <w:sz w:val="22"/>
          <w:szCs w:val="22"/>
          <w:rtl w:val="0"/>
        </w:rPr>
        <w:t xml:space="preserve">8. 事業2の詳細：学びの多様化学校の施設・スタッフ要件（設置要件ガイド）</w:t>
      </w:r>
      <w:r>
        <w:rPr>
          <w:color w:val="000000"/>
          <w:sz w:val="22"/>
          <w:szCs w:val="22"/>
          <w:rtl w:val="0"/>
        </w:rPr>
        <w:tab/>
        <w:t xml:space="preserve">22</w:t>
      </w:r>
      <w:r>
        <w:rPr>
          <w:rtl w:val="0"/>
        </w:rPr>
      </w:r>
    </w:p>
    <w:p w:rsidR="00000000" w:rsidDel="00000000" w:rsidP="00000000" w:rsidRDefault="00000000" w:rsidRPr="00000000" w14:paraId="00000020">
      <w:pPr>
        <w:tabs>
          <w:tab w:val="right" w:leader="none" w:pos="9020"/>
        </w:tabs>
        <w:spacing w:after="90" w:line="276" w:lineRule="auto"/>
        <w:ind w:left="420" w:firstLine="0"/>
        <w:rPr/>
      </w:pPr>
      <w:r>
        <w:rPr>
          <w:color w:val="000000"/>
          <w:sz w:val="20"/>
          <w:szCs w:val="20"/>
          <w:rtl w:val="0"/>
        </w:rPr>
        <w:t xml:space="preserve">8.1 通常の中学校との要件比較</w:t>
        <w:tab/>
        <w:t xml:space="preserve">23</w:t>
      </w:r>
      <w:r>
        <w:rPr>
          <w:rtl w:val="0"/>
        </w:rPr>
      </w:r>
    </w:p>
    <w:p w:rsidR="00000000" w:rsidDel="00000000" w:rsidP="00000000" w:rsidRDefault="00000000" w:rsidRPr="00000000" w14:paraId="00000021">
      <w:pPr>
        <w:tabs>
          <w:tab w:val="right" w:leader="none" w:pos="9020"/>
        </w:tabs>
        <w:spacing w:after="90" w:line="276" w:lineRule="auto"/>
        <w:ind w:left="420" w:firstLine="0"/>
        <w:rPr/>
      </w:pPr>
      <w:r>
        <w:rPr>
          <w:color w:val="000000"/>
          <w:sz w:val="20"/>
          <w:szCs w:val="20"/>
          <w:rtl w:val="0"/>
        </w:rPr>
        <w:t xml:space="preserve">8.2 ビル・テナント型を可能にする「特例」の中身</w:t>
        <w:tab/>
        <w:t xml:space="preserve">24</w:t>
      </w:r>
      <w:r>
        <w:rPr>
          <w:rtl w:val="0"/>
        </w:rPr>
      </w:r>
    </w:p>
    <w:p w:rsidR="00000000" w:rsidDel="00000000" w:rsidP="00000000" w:rsidRDefault="00000000" w:rsidRPr="00000000" w14:paraId="00000022">
      <w:pPr>
        <w:tabs>
          <w:tab w:val="right" w:leader="none" w:pos="9020"/>
        </w:tabs>
        <w:spacing w:after="90" w:line="276" w:lineRule="auto"/>
        <w:ind w:left="420" w:firstLine="0"/>
        <w:rPr/>
      </w:pPr>
      <w:r>
        <w:rPr>
          <w:color w:val="000000"/>
          <w:sz w:val="20"/>
          <w:szCs w:val="20"/>
          <w:rtl w:val="0"/>
        </w:rPr>
        <w:t xml:space="preserve">8.3 ビル型・都市型の運営事例</w:t>
        <w:tab/>
        <w:t xml:space="preserve">26</w:t>
      </w:r>
      <w:r>
        <w:rPr>
          <w:rtl w:val="0"/>
        </w:rPr>
      </w:r>
    </w:p>
    <w:p w:rsidR="00000000" w:rsidDel="00000000" w:rsidP="00000000" w:rsidRDefault="00000000" w:rsidRPr="00000000" w14:paraId="00000023">
      <w:pPr>
        <w:tabs>
          <w:tab w:val="right" w:leader="none" w:pos="9020"/>
        </w:tabs>
        <w:spacing w:after="90" w:line="276" w:lineRule="auto"/>
        <w:ind w:left="420" w:firstLine="0"/>
        <w:rPr/>
      </w:pPr>
      <w:r>
        <w:rPr>
          <w:color w:val="000000"/>
          <w:sz w:val="20"/>
          <w:szCs w:val="20"/>
          <w:rtl w:val="0"/>
        </w:rPr>
        <w:t xml:space="preserve">8.4 手続きの流れ（私立・京都府の場合）</w:t>
        <w:tab/>
        <w:t xml:space="preserve">26</w:t>
      </w:r>
      <w:r>
        <w:rPr>
          <w:rtl w:val="0"/>
        </w:rPr>
      </w:r>
    </w:p>
    <w:p w:rsidR="00000000" w:rsidDel="00000000" w:rsidP="00000000" w:rsidRDefault="00000000" w:rsidRPr="00000000" w14:paraId="00000024">
      <w:pPr>
        <w:tabs>
          <w:tab w:val="right" w:leader="none" w:pos="9020"/>
        </w:tabs>
        <w:spacing w:after="90" w:line="276" w:lineRule="auto"/>
        <w:ind w:left="420" w:firstLine="0"/>
        <w:rPr/>
      </w:pPr>
      <w:r>
        <w:rPr>
          <w:color w:val="000000"/>
          <w:sz w:val="20"/>
          <w:szCs w:val="20"/>
          <w:rtl w:val="0"/>
        </w:rPr>
        <w:t xml:space="preserve">8.5 学校法人の役員体制：理事・評議員・監事</w:t>
        <w:tab/>
        <w:t xml:space="preserve">28</w:t>
      </w:r>
      <w:r>
        <w:rPr>
          <w:rtl w:val="0"/>
        </w:rPr>
      </w:r>
    </w:p>
    <w:p w:rsidR="00000000" w:rsidDel="00000000" w:rsidP="00000000" w:rsidRDefault="00000000" w:rsidRPr="00000000" w14:paraId="00000025">
      <w:pPr>
        <w:tabs>
          <w:tab w:val="right" w:leader="none" w:pos="9020"/>
        </w:tabs>
        <w:spacing w:after="90" w:line="276" w:lineRule="auto"/>
        <w:ind w:left="420" w:firstLine="0"/>
        <w:rPr/>
      </w:pPr>
      <w:r>
        <w:rPr>
          <w:color w:val="000000"/>
          <w:sz w:val="20"/>
          <w:szCs w:val="20"/>
          <w:rtl w:val="0"/>
        </w:rPr>
        <w:t xml:space="preserve">8.6 最低限必要なスタッフ</w:t>
        <w:tab/>
        <w:t xml:space="preserve">30</w:t>
      </w:r>
      <w:r>
        <w:rPr>
          <w:rtl w:val="0"/>
        </w:rPr>
      </w:r>
    </w:p>
    <w:p w:rsidR="00000000" w:rsidDel="00000000" w:rsidP="00000000" w:rsidRDefault="00000000" w:rsidRPr="00000000" w14:paraId="00000026">
      <w:pPr>
        <w:tabs>
          <w:tab w:val="right" w:leader="none" w:pos="9020"/>
        </w:tabs>
        <w:spacing w:after="90" w:line="276" w:lineRule="auto"/>
        <w:ind w:left="420" w:firstLine="0"/>
        <w:rPr/>
      </w:pPr>
      <w:r>
        <w:rPr>
          <w:color w:val="000000"/>
          <w:sz w:val="20"/>
          <w:szCs w:val="20"/>
          <w:rtl w:val="0"/>
        </w:rPr>
        <w:t xml:space="preserve">8.7 一次資料リンク</w:t>
        <w:tab/>
        <w:t xml:space="preserve">33</w:t>
      </w:r>
      <w:r>
        <w:rPr>
          <w:rtl w:val="0"/>
        </w:rPr>
      </w:r>
    </w:p>
    <w:p w:rsidR="00000000" w:rsidDel="00000000" w:rsidP="00000000" w:rsidRDefault="00000000" w:rsidRPr="00000000" w14:paraId="00000027">
      <w:pPr>
        <w:tabs>
          <w:tab w:val="right" w:leader="none" w:pos="9020"/>
        </w:tabs>
        <w:spacing w:after="90" w:line="276" w:lineRule="auto"/>
        <w:rPr/>
      </w:pPr>
      <w:r>
        <w:rPr>
          <w:b w:val="1"/>
          <w:bCs w:val="1"/>
          <w:color w:val="000000"/>
          <w:sz w:val="22"/>
          <w:szCs w:val="22"/>
          <w:rtl w:val="0"/>
        </w:rPr>
        <w:t xml:space="preserve">9. 事業3｜ゴールフリー高等学院への接続（高等学院／高等学校の2パターン）</w:t>
      </w:r>
      <w:r>
        <w:rPr>
          <w:color w:val="000000"/>
          <w:sz w:val="22"/>
          <w:szCs w:val="22"/>
          <w:rtl w:val="0"/>
        </w:rPr>
        <w:tab/>
        <w:t xml:space="preserve">34</w:t>
      </w:r>
      <w:r>
        <w:rPr>
          <w:rtl w:val="0"/>
        </w:rPr>
      </w:r>
    </w:p>
    <w:p w:rsidR="00000000" w:rsidDel="00000000" w:rsidP="00000000" w:rsidRDefault="00000000" w:rsidRPr="00000000" w14:paraId="00000028">
      <w:pPr>
        <w:tabs>
          <w:tab w:val="right" w:leader="none" w:pos="9020"/>
        </w:tabs>
        <w:spacing w:after="90" w:line="276" w:lineRule="auto"/>
        <w:ind w:left="420" w:firstLine="0"/>
        <w:rPr/>
      </w:pPr>
      <w:r>
        <w:rPr>
          <w:color w:val="000000"/>
          <w:sz w:val="20"/>
          <w:szCs w:val="20"/>
          <w:rtl w:val="0"/>
        </w:rPr>
        <w:t xml:space="preserve">9.1 パターンA：ゴールフリー高等学院（サポート校）のまま</w:t>
        <w:tab/>
        <w:t xml:space="preserve">34</w:t>
      </w:r>
      <w:r>
        <w:rPr>
          <w:rtl w:val="0"/>
        </w:rPr>
      </w:r>
    </w:p>
    <w:p w:rsidR="00000000" w:rsidDel="00000000" w:rsidP="00000000" w:rsidRDefault="00000000" w:rsidRPr="00000000" w14:paraId="00000029">
      <w:pPr>
        <w:tabs>
          <w:tab w:val="right" w:leader="none" w:pos="9020"/>
        </w:tabs>
        <w:spacing w:after="90" w:line="276" w:lineRule="auto"/>
        <w:ind w:left="420" w:firstLine="0"/>
        <w:rPr/>
      </w:pPr>
      <w:r>
        <w:rPr>
          <w:color w:val="000000"/>
          <w:sz w:val="20"/>
          <w:szCs w:val="20"/>
          <w:rtl w:val="0"/>
        </w:rPr>
        <w:t xml:space="preserve">9.2 パターンB：学校法人化して「ゴールフリー高等学校」へ移行</w:t>
        <w:tab/>
        <w:t xml:space="preserve">35</w:t>
      </w:r>
      <w:r>
        <w:rPr>
          <w:rtl w:val="0"/>
        </w:rPr>
      </w:r>
    </w:p>
    <w:p w:rsidR="00000000" w:rsidDel="00000000" w:rsidP="00000000" w:rsidRDefault="00000000" w:rsidRPr="00000000" w14:paraId="0000002A">
      <w:pPr>
        <w:tabs>
          <w:tab w:val="right" w:leader="none" w:pos="9020"/>
        </w:tabs>
        <w:spacing w:after="90" w:line="276" w:lineRule="auto"/>
        <w:ind w:left="420" w:firstLine="0"/>
        <w:rPr/>
      </w:pPr>
      <w:r>
        <w:rPr>
          <w:color w:val="000000"/>
          <w:sz w:val="20"/>
          <w:szCs w:val="20"/>
          <w:rtl w:val="0"/>
        </w:rPr>
        <w:t xml:space="preserve">9.3 2パターンの比較</w:t>
        <w:tab/>
        <w:t xml:space="preserve">36</w:t>
      </w:r>
      <w:r>
        <w:rPr>
          <w:rtl w:val="0"/>
        </w:rPr>
      </w:r>
    </w:p>
    <w:p w:rsidR="00000000" w:rsidDel="00000000" w:rsidP="00000000" w:rsidRDefault="00000000" w:rsidRPr="00000000" w14:paraId="0000002B">
      <w:pPr>
        <w:tabs>
          <w:tab w:val="right" w:leader="none" w:pos="9020"/>
        </w:tabs>
        <w:spacing w:after="90" w:line="276" w:lineRule="auto"/>
        <w:rPr/>
      </w:pPr>
      <w:r>
        <w:rPr>
          <w:b w:val="1"/>
          <w:bCs w:val="1"/>
          <w:color w:val="000000"/>
          <w:sz w:val="22"/>
          <w:szCs w:val="22"/>
          <w:rtl w:val="0"/>
        </w:rPr>
        <w:t xml:space="preserve">10. 予算設計・収支シミュレーション</w:t>
      </w:r>
      <w:r>
        <w:rPr>
          <w:color w:val="000000"/>
          <w:sz w:val="22"/>
          <w:szCs w:val="22"/>
          <w:rtl w:val="0"/>
        </w:rPr>
        <w:tab/>
        <w:t xml:space="preserve">37</w:t>
      </w:r>
      <w:r>
        <w:rPr>
          <w:rtl w:val="0"/>
        </w:rPr>
      </w:r>
    </w:p>
    <w:p w:rsidR="00000000" w:rsidDel="00000000" w:rsidP="00000000" w:rsidRDefault="00000000" w:rsidRPr="00000000" w14:paraId="0000002C">
      <w:pPr>
        <w:tabs>
          <w:tab w:val="right" w:leader="none" w:pos="9020"/>
        </w:tabs>
        <w:spacing w:after="90" w:line="276" w:lineRule="auto"/>
        <w:ind w:left="420" w:firstLine="0"/>
        <w:rPr/>
      </w:pPr>
      <w:r>
        <w:rPr>
          <w:color w:val="000000"/>
          <w:sz w:val="20"/>
          <w:szCs w:val="20"/>
          <w:rtl w:val="0"/>
        </w:rPr>
        <w:t xml:space="preserve">10.1 収支構造の基本設計</w:t>
        <w:tab/>
        <w:t xml:space="preserve">37</w:t>
      </w:r>
      <w:r>
        <w:rPr>
          <w:rtl w:val="0"/>
        </w:rPr>
      </w:r>
    </w:p>
    <w:p w:rsidR="00000000" w:rsidDel="00000000" w:rsidP="00000000" w:rsidRDefault="00000000" w:rsidRPr="00000000" w14:paraId="0000002D">
      <w:pPr>
        <w:tabs>
          <w:tab w:val="right" w:leader="none" w:pos="9020"/>
        </w:tabs>
        <w:spacing w:after="90" w:line="276" w:lineRule="auto"/>
        <w:ind w:left="420" w:firstLine="0"/>
        <w:rPr/>
      </w:pPr>
      <w:r>
        <w:rPr>
          <w:color w:val="000000"/>
          <w:sz w:val="20"/>
          <w:szCs w:val="20"/>
          <w:rtl w:val="0"/>
        </w:rPr>
        <w:t xml:space="preserve">10.2 生徒数・収支計画（2029〜2031年度）</w:t>
        <w:tab/>
        <w:t xml:space="preserve">40</w:t>
      </w:r>
      <w:r>
        <w:rPr>
          <w:rtl w:val="0"/>
        </w:rPr>
      </w:r>
    </w:p>
    <w:p w:rsidR="00000000" w:rsidDel="00000000" w:rsidP="00000000" w:rsidRDefault="00000000" w:rsidRPr="00000000" w14:paraId="0000002E">
      <w:pPr>
        <w:tabs>
          <w:tab w:val="right" w:leader="none" w:pos="9020"/>
        </w:tabs>
        <w:spacing w:after="90" w:line="276" w:lineRule="auto"/>
        <w:ind w:left="420" w:firstLine="0"/>
        <w:rPr/>
      </w:pPr>
      <w:r>
        <w:rPr>
          <w:color w:val="000000"/>
          <w:sz w:val="20"/>
          <w:szCs w:val="20"/>
          <w:rtl w:val="0"/>
        </w:rPr>
        <w:t xml:space="preserve">10.3 人件費計画（役職別年収の見直し）</w:t>
        <w:tab/>
        <w:t xml:space="preserve">42</w:t>
      </w:r>
      <w:r>
        <w:rPr>
          <w:rtl w:val="0"/>
        </w:rPr>
      </w:r>
    </w:p>
    <w:p w:rsidR="00000000" w:rsidDel="00000000" w:rsidP="00000000" w:rsidRDefault="00000000" w:rsidRPr="00000000" w14:paraId="0000002F">
      <w:pPr>
        <w:tabs>
          <w:tab w:val="right" w:leader="none" w:pos="9020"/>
        </w:tabs>
        <w:spacing w:after="90" w:line="276" w:lineRule="auto"/>
        <w:ind w:left="420" w:firstLine="0"/>
        <w:rPr/>
      </w:pPr>
      <w:r>
        <w:rPr>
          <w:color w:val="000000"/>
          <w:sz w:val="20"/>
          <w:szCs w:val="20"/>
          <w:rtl w:val="0"/>
        </w:rPr>
        <w:t xml:space="preserve">10.4 固定費・変動費の削減と資金調達目標の見直し</w:t>
        <w:tab/>
        <w:t xml:space="preserve">44</w:t>
      </w:r>
      <w:r>
        <w:rPr>
          <w:rtl w:val="0"/>
        </w:rPr>
      </w:r>
    </w:p>
    <w:p w:rsidR="00000000" w:rsidDel="00000000" w:rsidP="00000000" w:rsidRDefault="00000000" w:rsidRPr="00000000" w14:paraId="00000030">
      <w:pPr>
        <w:tabs>
          <w:tab w:val="right" w:leader="none" w:pos="9020"/>
        </w:tabs>
        <w:spacing w:after="90" w:line="276" w:lineRule="auto"/>
        <w:ind w:left="420" w:firstLine="0"/>
        <w:rPr/>
      </w:pPr>
      <w:r>
        <w:rPr>
          <w:color w:val="000000"/>
          <w:sz w:val="20"/>
          <w:szCs w:val="20"/>
          <w:rtl w:val="0"/>
        </w:rPr>
        <w:t xml:space="preserve">10.5 KGI・KPI</w:t>
        <w:tab/>
        <w:t xml:space="preserve">47</w:t>
      </w:r>
      <w:r>
        <w:rPr>
          <w:rtl w:val="0"/>
        </w:rPr>
      </w:r>
    </w:p>
    <w:p w:rsidR="00000000" w:rsidDel="00000000" w:rsidP="00000000" w:rsidRDefault="00000000" w:rsidRPr="00000000" w14:paraId="00000031">
      <w:pPr>
        <w:tabs>
          <w:tab w:val="right" w:leader="none" w:pos="9020"/>
        </w:tabs>
        <w:spacing w:after="90" w:line="276" w:lineRule="auto"/>
        <w:ind w:left="420" w:firstLine="0"/>
        <w:rPr/>
      </w:pPr>
      <w:r>
        <w:rPr>
          <w:color w:val="000000"/>
          <w:sz w:val="20"/>
          <w:szCs w:val="20"/>
          <w:rtl w:val="0"/>
        </w:rPr>
        <w:t xml:space="preserve">10.6 成基が京都で学びの多様化学校を設立する意味</w:t>
        <w:tab/>
        <w:t xml:space="preserve">48</w:t>
      </w:r>
      <w:r>
        <w:rPr>
          <w:rtl w:val="0"/>
        </w:rPr>
      </w:r>
    </w:p>
    <w:p w:rsidR="00000000" w:rsidDel="00000000" w:rsidP="00000000" w:rsidRDefault="00000000" w:rsidRPr="00000000" w14:paraId="00000032">
      <w:pPr>
        <w:tabs>
          <w:tab w:val="right" w:leader="none" w:pos="9020"/>
        </w:tabs>
        <w:spacing w:after="90" w:line="276" w:lineRule="auto"/>
        <w:rPr/>
      </w:pPr>
      <w:r>
        <w:rPr>
          <w:b w:val="1"/>
          <w:bCs w:val="1"/>
          <w:color w:val="000000"/>
          <w:sz w:val="22"/>
          <w:szCs w:val="22"/>
          <w:rtl w:val="0"/>
        </w:rPr>
        <w:t xml:space="preserve">11. 実行計画（WBS・タスクリスト）</w:t>
      </w:r>
      <w:r>
        <w:rPr>
          <w:color w:val="000000"/>
          <w:sz w:val="22"/>
          <w:szCs w:val="22"/>
          <w:rtl w:val="0"/>
        </w:rPr>
        <w:tab/>
        <w:t xml:space="preserve">49</w:t>
      </w:r>
      <w:r>
        <w:rPr>
          <w:rtl w:val="0"/>
        </w:rPr>
      </w:r>
    </w:p>
    <w:p w:rsidR="00000000" w:rsidDel="00000000" w:rsidP="00000000" w:rsidRDefault="00000000" w:rsidRPr="00000000" w14:paraId="00000033">
      <w:pPr>
        <w:tabs>
          <w:tab w:val="right" w:leader="none" w:pos="9020"/>
        </w:tabs>
        <w:spacing w:after="90" w:line="276" w:lineRule="auto"/>
        <w:ind w:left="420" w:firstLine="0"/>
        <w:rPr/>
      </w:pPr>
      <w:r>
        <w:rPr>
          <w:color w:val="000000"/>
          <w:sz w:val="20"/>
          <w:szCs w:val="20"/>
          <w:rtl w:val="0"/>
        </w:rPr>
        <w:t xml:space="preserve">11.1 ワークストリーム構成</w:t>
        <w:tab/>
        <w:t xml:space="preserve">49</w:t>
      </w:r>
      <w:r>
        <w:rPr>
          <w:rtl w:val="0"/>
        </w:rPr>
      </w:r>
    </w:p>
    <w:p w:rsidR="00000000" w:rsidDel="00000000" w:rsidP="00000000" w:rsidRDefault="00000000" w:rsidRPr="00000000" w14:paraId="00000034">
      <w:pPr>
        <w:tabs>
          <w:tab w:val="right" w:leader="none" w:pos="9020"/>
        </w:tabs>
        <w:spacing w:after="90" w:line="276" w:lineRule="auto"/>
        <w:ind w:left="420" w:firstLine="0"/>
        <w:rPr/>
      </w:pPr>
      <w:r>
        <w:rPr>
          <w:color w:val="000000"/>
          <w:sz w:val="20"/>
          <w:szCs w:val="20"/>
          <w:rtl w:val="0"/>
        </w:rPr>
        <w:t xml:space="preserve">11.2 マイルストーン</w:t>
        <w:tab/>
        <w:t xml:space="preserve">49</w:t>
      </w:r>
      <w:r>
        <w:rPr>
          <w:rtl w:val="0"/>
        </w:rPr>
      </w:r>
    </w:p>
    <w:p w:rsidR="00000000" w:rsidDel="00000000" w:rsidP="00000000" w:rsidRDefault="00000000" w:rsidRPr="00000000" w14:paraId="00000035">
      <w:pPr>
        <w:tabs>
          <w:tab w:val="right" w:leader="none" w:pos="9020"/>
        </w:tabs>
        <w:spacing w:after="90" w:line="276" w:lineRule="auto"/>
        <w:ind w:left="420" w:firstLine="0"/>
        <w:rPr/>
      </w:pPr>
      <w:r>
        <w:rPr>
          <w:color w:val="000000"/>
          <w:sz w:val="20"/>
          <w:szCs w:val="20"/>
          <w:rtl w:val="0"/>
        </w:rPr>
        <w:t xml:space="preserve">11.3 フェーズ別タスク優先度</w:t>
        <w:tab/>
        <w:t xml:space="preserve">50</w:t>
      </w:r>
      <w:r>
        <w:rPr>
          <w:rtl w:val="0"/>
        </w:rPr>
      </w:r>
    </w:p>
    <w:p w:rsidR="00000000" w:rsidDel="00000000" w:rsidP="00000000" w:rsidRDefault="00000000" w:rsidRPr="00000000" w14:paraId="00000036">
      <w:pPr>
        <w:tabs>
          <w:tab w:val="right" w:leader="none" w:pos="9020"/>
        </w:tabs>
        <w:spacing w:after="90" w:line="276" w:lineRule="auto"/>
        <w:rPr/>
      </w:pPr>
      <w:r>
        <w:rPr>
          <w:b w:val="1"/>
          <w:bCs w:val="1"/>
          <w:color w:val="000000"/>
          <w:sz w:val="22"/>
          <w:szCs w:val="22"/>
          <w:rtl w:val="0"/>
        </w:rPr>
        <w:t xml:space="preserve">12. 統合ロードマップ（2026〜2031）</w:t>
      </w:r>
      <w:r>
        <w:rPr>
          <w:color w:val="000000"/>
          <w:sz w:val="22"/>
          <w:szCs w:val="22"/>
          <w:rtl w:val="0"/>
        </w:rPr>
        <w:tab/>
        <w:t xml:space="preserve">51</w:t>
      </w:r>
      <w:r>
        <w:rPr>
          <w:rtl w:val="0"/>
        </w:rPr>
      </w:r>
    </w:p>
    <w:p w:rsidR="00000000" w:rsidDel="00000000" w:rsidP="00000000" w:rsidRDefault="00000000" w:rsidRPr="00000000" w14:paraId="00000037">
      <w:pPr>
        <w:tabs>
          <w:tab w:val="right" w:leader="none" w:pos="9020"/>
        </w:tabs>
        <w:spacing w:after="90" w:line="276" w:lineRule="auto"/>
        <w:rPr/>
      </w:pPr>
      <w:r>
        <w:rPr>
          <w:b w:val="1"/>
          <w:bCs w:val="1"/>
          <w:color w:val="000000"/>
          <w:sz w:val="22"/>
          <w:szCs w:val="22"/>
          <w:rtl w:val="0"/>
        </w:rPr>
        <w:t xml:space="preserve">13. リスクと成功条件</w:t>
      </w:r>
      <w:r>
        <w:rPr>
          <w:color w:val="000000"/>
          <w:sz w:val="22"/>
          <w:szCs w:val="22"/>
          <w:rtl w:val="0"/>
        </w:rPr>
        <w:tab/>
        <w:t xml:space="preserve">52</w:t>
      </w:r>
      <w:r>
        <w:rPr>
          <w:rtl w:val="0"/>
        </w:rPr>
      </w:r>
    </w:p>
    <w:p w:rsidR="00000000" w:rsidDel="00000000" w:rsidP="00000000" w:rsidRDefault="00000000" w:rsidRPr="00000000" w14:paraId="00000038">
      <w:pPr>
        <w:tabs>
          <w:tab w:val="right" w:leader="none" w:pos="9020"/>
        </w:tabs>
        <w:spacing w:after="90" w:line="276" w:lineRule="auto"/>
        <w:rPr/>
      </w:pPr>
      <w:r>
        <w:rPr>
          <w:b w:val="1"/>
          <w:bCs w:val="1"/>
          <w:color w:val="000000"/>
          <w:sz w:val="22"/>
          <w:szCs w:val="22"/>
          <w:rtl w:val="0"/>
        </w:rPr>
        <w:t xml:space="preserve">14. 出典・参考資料</w:t>
      </w:r>
      <w:r>
        <w:rPr>
          <w:color w:val="000000"/>
          <w:sz w:val="22"/>
          <w:szCs w:val="22"/>
          <w:rtl w:val="0"/>
        </w:rPr>
        <w:tab/>
        <w:t xml:space="preserve">53</w:t>
      </w:r>
      <w:r>
        <w:rPr>
          <w:rtl w:val="0"/>
        </w:rPr>
      </w:r>
    </w:p>
    <w:p w:rsidR="00000000" w:rsidDel="00000000" w:rsidP="00000000" w:rsidRDefault="00000000" w:rsidRPr="00000000" w14:paraId="00000039">
      <w:pPr>
        <w:tabs>
          <w:tab w:val="right" w:leader="none" w:pos="9020"/>
        </w:tabs>
        <w:spacing w:after="90" w:line="276" w:lineRule="auto"/>
        <w:ind w:left="420" w:firstLine="0"/>
        <w:rPr/>
      </w:pPr>
      <w:r>
        <w:rPr>
          <w:color w:val="000000"/>
          <w:sz w:val="20"/>
          <w:szCs w:val="20"/>
          <w:rtl w:val="0"/>
        </w:rPr>
        <w:t xml:space="preserve">14.1 不登校・COCOLOプラン関連</w:t>
        <w:tab/>
        <w:t xml:space="preserve">53</w:t>
      </w:r>
      <w:r>
        <w:rPr>
          <w:rtl w:val="0"/>
        </w:rPr>
      </w:r>
    </w:p>
    <w:p w:rsidR="00000000" w:rsidDel="00000000" w:rsidP="00000000" w:rsidRDefault="00000000" w:rsidRPr="00000000" w14:paraId="0000003A">
      <w:pPr>
        <w:tabs>
          <w:tab w:val="right" w:leader="none" w:pos="9020"/>
        </w:tabs>
        <w:spacing w:after="90" w:line="276" w:lineRule="auto"/>
        <w:ind w:left="420" w:firstLine="0"/>
        <w:rPr/>
      </w:pPr>
      <w:r>
        <w:rPr>
          <w:color w:val="000000"/>
          <w:sz w:val="20"/>
          <w:szCs w:val="20"/>
          <w:rtl w:val="0"/>
        </w:rPr>
        <w:t xml:space="preserve">14.2 京都府内の空白領域（2.1表）の根拠</w:t>
        <w:tab/>
        <w:t xml:space="preserve">53</w:t>
      </w:r>
      <w:r>
        <w:rPr>
          <w:rtl w:val="0"/>
        </w:rPr>
      </w:r>
    </w:p>
    <w:p w:rsidR="00000000" w:rsidDel="00000000" w:rsidP="00000000" w:rsidRDefault="00000000" w:rsidRPr="00000000" w14:paraId="0000003B">
      <w:pPr>
        <w:tabs>
          <w:tab w:val="right" w:leader="none" w:pos="9020"/>
        </w:tabs>
        <w:spacing w:after="90" w:line="276" w:lineRule="auto"/>
        <w:ind w:left="420" w:firstLine="0"/>
        <w:rPr/>
      </w:pPr>
      <w:r>
        <w:rPr>
          <w:color w:val="000000"/>
          <w:sz w:val="20"/>
          <w:szCs w:val="20"/>
          <w:rtl w:val="0"/>
        </w:rPr>
        <w:t xml:space="preserve">14.3 成基グループ・事業構想関連</w:t>
        <w:tab/>
        <w:t xml:space="preserve">53</w:t>
      </w:r>
      <w:r>
        <w:rPr>
          <w:rtl w:val="0"/>
        </w:rPr>
      </w:r>
    </w:p>
    <w:p w:rsidR="00000000" w:rsidDel="00000000" w:rsidP="00000000" w:rsidRDefault="00000000" w:rsidRPr="00000000" w14:paraId="0000003C">
      <w:pPr>
        <w:rPr/>
      </w:pPr>
      <w:r>
        <w:br w:type="page"/>
      </w:r>
      <w:r>
        <w:rPr>
          <w:rtl w:val="0"/>
        </w:rPr>
      </w:r>
    </w:p>
    <w:p w:rsidR="00000000" w:rsidDel="00000000" w:rsidP="00000000" w:rsidRDefault="00000000" w:rsidRPr="00000000" w14:paraId="0000003D">
      <w:pPr>
        <w:pStyle w:val="Heading1"/>
        <w:pageBreakBefore w:val="1"/>
        <w:spacing w:after="160" w:before="300" w:lineRule="auto"/>
        <w:rPr/>
      </w:pPr>
      <w:r>
        <w:rPr>
          <w:b w:val="1"/>
          <w:bCs w:val="1"/>
          <w:color w:val="1e2761"/>
          <w:rtl w:val="0"/>
        </w:rPr>
        <w:t xml:space="preserve">はじめに</w:t>
      </w:r>
      <w:r>
        <w:rPr>
          <w:rtl w:val="0"/>
        </w:rPr>
      </w:r>
    </w:p>
    <w:p w:rsidR="00000000" w:rsidDel="00000000" w:rsidP="00000000" w:rsidRDefault="00000000" w:rsidRPr="00000000" w14:paraId="0000003E">
      <w:pPr>
        <w:spacing w:after="140" w:line="360" w:lineRule="auto"/>
        <w:rPr/>
      </w:pPr>
      <w:r>
        <w:rPr>
          <w:color w:val="000000"/>
          <w:rtl w:val="0"/>
        </w:rPr>
        <w:t xml:space="preserve">本章では、成基グループが学びの多様化学校の設立に踏み出す前提となる社会的背景と、成基コミュニティグループが大切にしてきた教育思想を整理する。具体の事業構想（第1章以降）に入る前に、なぜ今、この事業が必要とされているのかを共有したい。</w:t>
      </w:r>
      <w:r>
        <w:rPr>
          <w:rtl w:val="0"/>
        </w:rPr>
      </w:r>
    </w:p>
    <w:p w:rsidR="00000000" w:rsidDel="00000000" w:rsidP="00000000" w:rsidRDefault="00000000" w:rsidRPr="00000000" w14:paraId="0000003F">
      <w:pPr>
        <w:pStyle w:val="Heading2"/>
        <w:spacing w:after="160" w:before="300" w:lineRule="auto"/>
        <w:rPr/>
      </w:pPr>
      <w:r>
        <w:rPr>
          <w:b w:val="1"/>
          <w:bCs w:val="1"/>
          <w:color w:val="990011"/>
          <w:rtl w:val="0"/>
        </w:rPr>
        <w:t xml:space="preserve">0.1　現在の不登校問題</w:t>
      </w:r>
      <w:r>
        <w:rPr>
          <w:rtl w:val="0"/>
        </w:rPr>
      </w:r>
    </w:p>
    <w:p w:rsidR="00000000" w:rsidDel="00000000" w:rsidP="00000000" w:rsidRDefault="00000000" w:rsidRPr="00000000" w14:paraId="00000040">
      <w:pPr>
        <w:spacing w:after="140" w:line="360" w:lineRule="auto"/>
        <w:rPr/>
      </w:pPr>
      <w:r>
        <w:rPr>
          <w:color w:val="000000"/>
          <w:rtl w:val="0"/>
        </w:rPr>
        <w:t xml:space="preserve">文部科学省の調査によれば、</w:t>
      </w:r>
      <w:del w:id="9042" w:author="Claude" w:date="2026-10-13T00:00:00Z">
        <w:r>
          <w:rPr>
            <w:color w:val="000000"/>
            <w:rtl w:val="0"/>
          </w:rPr>
          <w:delText xml:space="preserve">令和5年度の全国の小中学生の不登校児童生徒数は34.6万人と、11年連続で過去最多を更新している。</w:delText>
        </w:r>
      </w:del>
      <w:ins w:id="9043" w:author="Claude" w:date="2026-10-13T00:00:00Z">
        <w:r>
          <w:rPr>
            <w:color w:val="000000"/>
            <w:rtl w:val="0"/>
          </w:rPr>
          <w:t xml:space="preserve">令和6年度の全国の小中学校の不登校児童生徒数は353,970人と、過去最多を更新している。</w:t>
        </w:r>
      </w:ins>
      <w:r>
        <w:rPr>
          <w:color w:val="000000"/>
          <w:rtl w:val="0"/>
        </w:rPr>
        <w:t xml:space="preserve">京都府内でも令和6年度時点で</w:t>
      </w:r>
      <w:del w:id="9044" w:author="Claude" w:date="2026-10-13T00:00:00Z">
        <w:r>
          <w:rPr>
            <w:color w:val="000000"/>
            <w:rtl w:val="0"/>
          </w:rPr>
          <w:delText xml:space="preserve">6,490人の児童生徒</w:delText>
        </w:r>
      </w:del>
      <w:ins w:id="9045" w:author="Claude" w:date="2026-10-13T00:00:00Z">
        <w:r>
          <w:rPr>
            <w:color w:val="000000"/>
            <w:rtl w:val="0"/>
          </w:rPr>
          <w:t xml:space="preserve">6,490人（小学校2,593人・中学校3,897人、国公私立）の児童生徒</w:t>
        </w:r>
      </w:ins>
      <w:r>
        <w:rPr>
          <w:color w:val="000000"/>
          <w:rtl w:val="0"/>
        </w:rPr>
        <w:t xml:space="preserve">が不登校状態にあると報告されており、少子化が進むなかでも不登校児童生徒数は増加を続けている。</w:t>
      </w:r>
      <w:r>
        <w:rPr>
          <w:rtl w:val="0"/>
        </w:rPr>
      </w:r>
    </w:p>
    <w:p w:rsidR="00000000" w:rsidDel="00000000" w:rsidP="00000000" w:rsidRDefault="00000000" w:rsidRPr="00000000" w14:paraId="00000041">
      <w:pPr>
        <w:spacing w:after="140" w:line="360" w:lineRule="auto"/>
        <w:rPr/>
      </w:pPr>
      <w:r>
        <w:rPr>
          <w:color w:val="000000"/>
          <w:rtl w:val="0"/>
        </w:rPr>
        <w:t xml:space="preserve">一方で、公的な学びの場（学びの多様化学校・教育支援センター等）や民間のフリースクールなど、多様な学びを受け止める「受け皿」の整備は、需要の増加に追いついていない。</w:t>
      </w:r>
      <w:del w:id="9046" w:author="Claude" w:date="2026-10-13T00:00:00Z">
        <w:r>
          <w:rPr>
            <w:color w:val="000000"/>
            <w:rtl w:val="0"/>
          </w:rPr>
          <w:delText xml:space="preserve">京都府内では学びの多様化学校は市立2校（洛風中学校・洛友中学校）のみで、定員は合計約55名にとどまり、私立の受け皿は一校も存在しない。全国的にも学びの多様化学校は84校（令和8年度時点）にとどまり、不登校児童生徒数34.6万人に対する制度的カバー率はごくわずかである。</w:delText>
        </w:r>
      </w:del>
      <w:ins w:id="9047" w:author="Claude" w:date="2026-10-13T00:00:00Z">
        <w:r>
          <w:rPr>
            <w:color w:val="000000"/>
            <w:rtl w:val="0"/>
          </w:rPr>
          <w:t xml:space="preserve">京都府内の学びの多様化学校は京都市立の2校（洛風中学校・洛友中学校）で、私立の学びの多様化学校はまだない。全国では84校（令和8年度時点）である。なお、不登校の児童生徒への支援は、教育支援センター、校内支援、民間施設、自宅での学習支援等でも行われており、学びの多様化学校の定員だけで支援へのアクセス率を測ることはできない。</w:t>
        </w:r>
      </w:ins>
      <w:r>
        <w:rPr>
          <w:rtl w:val="0"/>
        </w:rPr>
      </w:r>
    </w:p>
    <w:p w:rsidR="00000000" w:rsidDel="00000000" w:rsidP="00000000" w:rsidRDefault="00000000" w:rsidRPr="00000000" w14:paraId="00000042">
      <w:pPr>
        <w:spacing w:after="140" w:line="360" w:lineRule="auto"/>
        <w:rPr/>
      </w:pPr>
      <w:r>
        <w:rPr>
          <w:color w:val="000000"/>
          <w:rtl w:val="0"/>
        </w:rPr>
        <w:t xml:space="preserve">こうしたギャップは、「学校に行けない・行かない」子どもとその家庭が、学びや社会とのつながりを維持する選択肢を十分に持てていないことを意味する。この構造的な課題への対応が、本構想の出発点である。</w:t>
      </w:r>
      <w:r>
        <w:rPr>
          <w:rtl w:val="0"/>
        </w:rPr>
      </w:r>
    </w:p>
    <w:p w:rsidR="00000000" w:rsidDel="00000000" w:rsidP="00000000" w:rsidRDefault="00000000" w:rsidRPr="00000000" w14:paraId="00000043">
      <w:pPr>
        <w:pStyle w:val="Heading2"/>
        <w:spacing w:after="160" w:before="300" w:lineRule="auto"/>
        <w:rPr/>
      </w:pPr>
      <w:r>
        <w:rPr>
          <w:b w:val="1"/>
          <w:bCs w:val="1"/>
          <w:color w:val="990011"/>
          <w:rtl w:val="0"/>
        </w:rPr>
        <w:t xml:space="preserve">0.2　COCOLOプランとは</w:t>
      </w:r>
      <w:r>
        <w:rPr>
          <w:rtl w:val="0"/>
        </w:rPr>
      </w:r>
    </w:p>
    <w:p w:rsidR="00000000" w:rsidDel="00000000" w:rsidP="00000000" w:rsidRDefault="00000000" w:rsidRPr="00000000" w14:paraId="00000044">
      <w:pPr>
        <w:spacing w:after="140" w:line="360" w:lineRule="auto"/>
        <w:rPr/>
      </w:pPr>
      <w:r>
        <w:rPr>
          <w:color w:val="000000"/>
          <w:rtl w:val="0"/>
        </w:rPr>
        <w:t xml:space="preserve">COCOLOプランは、文部科学省が令和5年3月に策定した不登校対策の総合パッケージ「誰一人取り残されない学びの保障に向けた不登校対策」の通称である。増加を続ける不登校児童生徒への対応として、国として初めて体系的な数値目標と工程表を示した点に特徴がある。</w:t>
      </w:r>
      <w:r>
        <w:rPr>
          <w:rtl w:val="0"/>
        </w:rPr>
      </w:r>
    </w:p>
    <w:p w:rsidR="00000000" w:rsidDel="00000000" w:rsidP="00000000" w:rsidRDefault="00000000" w:rsidRPr="00000000" w14:paraId="00000045">
      <w:pPr>
        <w:widowControl w:val="1"/>
        <w:numPr>
          <w:ilvl w:val="0"/>
          <w:numId w:val="3"/>
        </w:numPr>
        <w:spacing w:after="100" w:line="300" w:lineRule="auto"/>
        <w:ind w:left="420" w:hanging="210"/>
        <w:rPr/>
      </w:pPr>
      <w:r>
        <w:rPr>
          <w:b w:val="1"/>
          <w:bCs w:val="1"/>
          <w:color w:val="000000"/>
          <w:rtl w:val="0"/>
        </w:rPr>
        <w:t xml:space="preserve">①不登校特例校（学びの多様化学校）を全国300校に増設し、希望する誰もが特色ある学びにアクセスできる環境を整備する。</w:t>
      </w:r>
      <w:r>
        <w:rPr>
          <w:rtl w:val="0"/>
        </w:rPr>
      </w:r>
    </w:p>
    <w:p w:rsidR="00000000" w:rsidDel="00000000" w:rsidP="00000000" w:rsidRDefault="00000000" w:rsidRPr="00000000" w14:paraId="00000046">
      <w:pPr>
        <w:widowControl w:val="1"/>
        <w:numPr>
          <w:ilvl w:val="0"/>
          <w:numId w:val="3"/>
        </w:numPr>
        <w:spacing w:after="100" w:line="300" w:lineRule="auto"/>
        <w:ind w:left="420" w:hanging="210"/>
        <w:rPr/>
      </w:pPr>
      <w:r>
        <w:rPr>
          <w:b w:val="1"/>
          <w:bCs w:val="1"/>
          <w:color w:val="000000"/>
          <w:rtl w:val="0"/>
        </w:rPr>
        <w:t xml:space="preserve">②校内教育支援センター（校内フリースクール）を全中学校に設置し、学校内にも安心できる居場所を確保する。</w:t>
      </w:r>
      <w:r>
        <w:rPr>
          <w:rtl w:val="0"/>
        </w:rPr>
      </w:r>
    </w:p>
    <w:p w:rsidR="00000000" w:rsidDel="00000000" w:rsidP="00000000" w:rsidRDefault="00000000" w:rsidRPr="00000000" w14:paraId="00000047">
      <w:pPr>
        <w:widowControl w:val="1"/>
        <w:numPr>
          <w:ilvl w:val="0"/>
          <w:numId w:val="3"/>
        </w:numPr>
        <w:spacing w:after="100" w:line="300" w:lineRule="auto"/>
        <w:ind w:left="420" w:hanging="210"/>
        <w:rPr/>
      </w:pPr>
      <w:r>
        <w:rPr>
          <w:b w:val="1"/>
          <w:bCs w:val="1"/>
          <w:color w:val="000000"/>
          <w:rtl w:val="0"/>
        </w:rPr>
        <w:t xml:space="preserve">③心の小さなSOSを見逃さず、心理職・福祉職や関係機関と連携しながら、教育相談体制を強化する。</w:t>
      </w:r>
      <w:r>
        <w:rPr>
          <w:rtl w:val="0"/>
        </w:rPr>
      </w:r>
    </w:p>
    <w:p w:rsidR="00000000" w:rsidDel="00000000" w:rsidP="00000000" w:rsidRDefault="00000000" w:rsidRPr="00000000" w14:paraId="00000048">
      <w:pPr>
        <w:spacing w:after="140" w:line="360" w:lineRule="auto"/>
        <w:rPr/>
      </w:pPr>
      <w:r>
        <w:rPr>
          <w:color w:val="000000"/>
          <w:rtl w:val="0"/>
        </w:rPr>
        <w:t xml:space="preserve">COCOLOプランは「学びたいと思ったときに学べる環境」を全国に整備することを掲げており、学びの多様化学校の新設は国の政策として明確に後押しされている。本構想は、この国の方針と</w:t>
      </w:r>
      <w:del w:id="9048" w:author="Claude" w:date="2026-10-13T00:00:00Z">
        <w:r>
          <w:rPr>
            <w:color w:val="000000"/>
            <w:rtl w:val="0"/>
          </w:rPr>
          <w:delText xml:space="preserve">京都府における圧倒的な受け皿不足</w:delText>
        </w:r>
      </w:del>
      <w:ins w:id="9049" w:author="Claude" w:date="2026-10-13T00:00:00Z">
        <w:r>
          <w:rPr>
            <w:color w:val="000000"/>
            <w:rtl w:val="0"/>
          </w:rPr>
          <w:t xml:space="preserve">京都府に私立の学びの多様化学校がないという地域の状況</w:t>
        </w:r>
      </w:ins>
      <w:r>
        <w:rPr>
          <w:color w:val="000000"/>
          <w:rtl w:val="0"/>
        </w:rPr>
        <w:t xml:space="preserve">という地域課題の両方に応えるものである。</w:t>
      </w:r>
      <w:r>
        <w:rPr>
          <w:rtl w:val="0"/>
        </w:rPr>
      </w:r>
    </w:p>
    <w:p w:rsidR="00000000" w:rsidDel="00000000" w:rsidP="00000000" w:rsidRDefault="00000000" w:rsidRPr="00000000" w14:paraId="00000049">
      <w:pPr>
        <w:pStyle w:val="Heading2"/>
        <w:spacing w:after="160" w:before="300" w:lineRule="auto"/>
        <w:rPr/>
      </w:pPr>
      <w:r>
        <w:rPr>
          <w:b w:val="1"/>
          <w:bCs w:val="1"/>
          <w:color w:val="990011"/>
          <w:rtl w:val="0"/>
        </w:rPr>
        <w:t xml:space="preserve">0.3　学びの多様化学校とは</w:t>
      </w:r>
      <w:r>
        <w:rPr>
          <w:rtl w:val="0"/>
        </w:rPr>
      </w:r>
    </w:p>
    <w:p w:rsidR="00000000" w:rsidDel="00000000" w:rsidP="00000000" w:rsidRDefault="00000000" w:rsidRPr="00000000" w14:paraId="0000004A">
      <w:pPr>
        <w:spacing w:after="140" w:line="360" w:lineRule="auto"/>
        <w:rPr/>
      </w:pPr>
      <w:r>
        <w:rPr>
          <w:color w:val="000000"/>
          <w:rtl w:val="0"/>
        </w:rPr>
        <w:t xml:space="preserve">「学びの多様化学校」は、いわゆる「不登校特例校」の令和5年度からの呼称であり、</w:t>
      </w:r>
      <w:del w:id="9050" w:author="Claude" w:date="2026-10-13T00:00:00Z">
        <w:r>
          <w:rPr>
            <w:color w:val="000000"/>
            <w:rtl w:val="0"/>
          </w:rPr>
          <w:delText xml:space="preserve">学校教育法施行規則第56条に基づき</w:delText>
        </w:r>
      </w:del>
      <w:ins w:id="9051" w:author="Claude" w:date="2026-10-13T00:00:00Z">
        <w:r>
          <w:rPr>
            <w:color w:val="000000"/>
            <w:rtl w:val="0"/>
          </w:rPr>
          <w:t xml:space="preserve">学校教育法施行規則第56条（中学校は第79条により準用）に基づき</w:t>
        </w:r>
      </w:ins>
      <w:r>
        <w:rPr>
          <w:color w:val="000000"/>
          <w:rtl w:val="0"/>
        </w:rPr>
        <w:t xml:space="preserve">、不登校児童生徒の実情に配慮した特別の教育課程を編成できる学校として</w:t>
      </w:r>
      <w:del w:id="9052" w:author="Claude" w:date="2026-10-13T00:00:00Z">
        <w:r>
          <w:rPr>
            <w:color w:val="000000"/>
            <w:rtl w:val="0"/>
          </w:rPr>
          <w:delText xml:space="preserve">文部科学大臣（または都道府県教育委員会）の指定</w:delText>
        </w:r>
      </w:del>
      <w:ins w:id="9053" w:author="Claude" w:date="2026-10-13T00:00:00Z">
        <w:r>
          <w:rPr>
            <w:color w:val="000000"/>
            <w:rtl w:val="0"/>
          </w:rPr>
          <w:t xml:space="preserve">文部科学大臣の指定</w:t>
        </w:r>
      </w:ins>
      <w:r>
        <w:rPr>
          <w:color w:val="000000"/>
          <w:rtl w:val="0"/>
        </w:rPr>
        <w:t xml:space="preserve">を受けた小中学校・高等学校を指す。</w:t>
      </w:r>
      <w:r>
        <w:rPr>
          <w:rtl w:val="0"/>
        </w:rPr>
      </w:r>
    </w:p>
    <w:p w:rsidR="00000000" w:rsidDel="00000000" w:rsidP="00000000" w:rsidRDefault="00000000" w:rsidRPr="00000000" w14:paraId="0000004B">
      <w:pPr>
        <w:widowControl w:val="1"/>
        <w:numPr>
          <w:ilvl w:val="0"/>
          <w:numId w:val="3"/>
        </w:numPr>
        <w:spacing w:after="100" w:line="300" w:lineRule="auto"/>
        <w:ind w:left="420" w:hanging="210"/>
        <w:rPr/>
      </w:pPr>
      <w:r>
        <w:rPr>
          <w:color w:val="000000"/>
          <w:rtl w:val="0"/>
        </w:rPr>
        <w:t xml:space="preserve">標準の教育課程にとらわれず、総授業時数の削減や、体験・探究活動を中心とした独自教科の新設など、柔軟なカリキュラム編成が認められる。</w:t>
      </w:r>
      <w:r>
        <w:rPr>
          <w:rtl w:val="0"/>
        </w:rPr>
      </w:r>
    </w:p>
    <w:p w:rsidR="00000000" w:rsidDel="00000000" w:rsidP="00000000" w:rsidRDefault="00000000" w:rsidRPr="00000000" w14:paraId="0000004C">
      <w:pPr>
        <w:widowControl w:val="1"/>
        <w:numPr>
          <w:ilvl w:val="0"/>
          <w:numId w:val="3"/>
        </w:numPr>
        <w:spacing w:after="100" w:line="300" w:lineRule="auto"/>
        <w:ind w:left="420" w:hanging="210"/>
        <w:rPr/>
      </w:pPr>
      <w:r>
        <w:rPr>
          <w:color w:val="000000"/>
          <w:rtl w:val="0"/>
        </w:rPr>
        <w:t xml:space="preserve">少人数指導、個別最適な学びの提供、スクールカウンセラー等の専門職配置など、心理的・福祉的支援を重視した学校運営が前提とされる。</w:t>
      </w:r>
      <w:r>
        <w:rPr>
          <w:rtl w:val="0"/>
        </w:rPr>
      </w:r>
    </w:p>
    <w:p w:rsidR="00000000" w:rsidDel="00000000" w:rsidP="00000000" w:rsidRDefault="00000000" w:rsidRPr="00000000" w14:paraId="0000004D">
      <w:pPr>
        <w:widowControl w:val="1"/>
        <w:numPr>
          <w:ilvl w:val="0"/>
          <w:numId w:val="3"/>
        </w:numPr>
        <w:spacing w:after="100" w:line="300" w:lineRule="auto"/>
        <w:ind w:left="420" w:hanging="210"/>
        <w:rPr/>
      </w:pPr>
      <w:r>
        <w:rPr>
          <w:color w:val="000000"/>
          <w:rtl w:val="0"/>
        </w:rPr>
        <w:t xml:space="preserve">公立・私立を問わず設置可能だが、既存25校の私立学びの多様化学校の設置者はすべて学校法人であり、私立での参入には学校法人格の取得が実務上の要件となる。</w:t>
      </w:r>
      <w:r>
        <w:rPr>
          <w:rtl w:val="0"/>
        </w:rPr>
      </w:r>
    </w:p>
    <w:p w:rsidR="00000000" w:rsidDel="00000000" w:rsidP="00000000" w:rsidRDefault="00000000" w:rsidRPr="00000000" w14:paraId="0000004E">
      <w:pPr>
        <w:spacing w:after="140" w:line="360" w:lineRule="auto"/>
        <w:rPr/>
      </w:pPr>
      <w:r>
        <w:rPr>
          <w:color w:val="000000"/>
          <w:rtl w:val="0"/>
        </w:rPr>
        <w:t xml:space="preserve">学びの多様化学校は、フリースクール等の民間の学び場とは異なり、学校教育法上の「学校」として卒業資格・出席が正規に認められる点が大きな特徴である。不登校児童生徒とその保護者にとって、学籍を持ちながら自分に合ったペースと内容で学べる、数少ない制度的選択肢となっている。</w:t>
      </w:r>
      <w:r>
        <w:rPr>
          <w:rtl w:val="0"/>
        </w:rPr>
      </w:r>
    </w:p>
    <w:p w:rsidR="00000000" w:rsidDel="00000000" w:rsidP="00000000" w:rsidRDefault="00000000" w:rsidRPr="00000000" w14:paraId="0000004F">
      <w:pPr>
        <w:pStyle w:val="Heading2"/>
        <w:spacing w:after="160" w:before="300" w:lineRule="auto"/>
        <w:rPr/>
      </w:pPr>
      <w:r>
        <w:rPr>
          <w:b w:val="1"/>
          <w:bCs w:val="1"/>
          <w:color w:val="990011"/>
          <w:rtl w:val="0"/>
        </w:rPr>
        <w:t xml:space="preserve">0.4　成基コミュニティグループの教育思想とは</w:t>
      </w:r>
      <w:r>
        <w:rPr>
          <w:rtl w:val="0"/>
        </w:rPr>
      </w:r>
    </w:p>
    <w:p w:rsidR="00000000" w:rsidDel="00000000" w:rsidP="00000000" w:rsidRDefault="00000000" w:rsidRPr="00000000" w14:paraId="00000050">
      <w:pPr>
        <w:spacing w:after="140" w:line="360" w:lineRule="auto"/>
        <w:rPr/>
      </w:pPr>
      <w:r>
        <w:rPr>
          <w:color w:val="000000"/>
          <w:rtl w:val="0"/>
        </w:rPr>
        <w:t xml:space="preserve">成基コミュニティグループは1962年の設立以来、京都・滋賀を中心とする関西エリアで、進学塾から通信制高校支援（ゴールフリー高等学院）、オンラインフリースクール「シンガク」まで、幼児から高校生までの学びを一貫して支えてきた教育企業グループである。従業員約2,000名、関西エリアに約150教室を展開し、地域に根差した教育活動を60年以上続けている。</w:t>
      </w:r>
      <w:r>
        <w:rPr>
          <w:rtl w:val="0"/>
        </w:rPr>
      </w:r>
    </w:p>
    <w:p w:rsidR="00000000" w:rsidDel="00000000" w:rsidP="00000000" w:rsidRDefault="00000000" w:rsidRPr="00000000" w14:paraId="00000051">
      <w:pPr>
        <w:spacing w:after="140" w:line="360" w:lineRule="auto"/>
        <w:rPr/>
      </w:pPr>
      <w:r>
        <w:rPr>
          <w:color w:val="000000"/>
          <w:rtl w:val="0"/>
        </w:rPr>
        <w:t xml:space="preserve">グループが掲げるのは、子ども一人ひとりが自らの「志」を育み、困難に直面してもそれを乗り越える力を身につける「志共育」という考え方である。学力の向上だけでなく、「なぜ学ぶのか」「何のために生きるのか」という一人ひとりの内発的な動機づけを大切にし、学びを通じて自分らしい生き方を選び取れる子どもを育てることをミッションとして掲げている。</w:t>
      </w:r>
      <w:r>
        <w:rPr>
          <w:rtl w:val="0"/>
        </w:rPr>
      </w:r>
    </w:p>
    <w:p w:rsidR="00000000" w:rsidDel="00000000" w:rsidP="00000000" w:rsidRDefault="00000000" w:rsidRPr="00000000" w14:paraId="00000052">
      <w:pPr>
        <w:spacing w:after="140" w:line="360" w:lineRule="auto"/>
        <w:rPr/>
      </w:pPr>
      <w:r>
        <w:rPr>
          <w:color w:val="000000"/>
          <w:rtl w:val="0"/>
        </w:rPr>
        <w:t xml:space="preserve">この教育思想は、既存の学校教育の枠組みに馴染めなかった不登校児童生徒に対しても一貫している。シンガク（オンラインフリースクール）やゴールフリー高等学院（通信制高校のサポート校）における実践を通じて、成基グループはすでに「学校に行けない・行かない」子どもたちと向き合い、学びと社会とのつながりを取り戻す支援に一定の実績を積み上げてきた。学びの多様化学校の設立は、この実績と教育思想の延長線上にあり、小学生から高校生までの一貫した学びの選択肢を、正規の学校教育の枠組みの中で提供する挑戦である。</w:t>
      </w:r>
      <w:r>
        <w:rPr>
          <w:rtl w:val="0"/>
        </w:rPr>
      </w:r>
    </w:p>
    <w:p w:rsidR="00000000" w:rsidDel="00000000" w:rsidP="00000000" w:rsidRDefault="00000000" w:rsidRPr="00000000" w14:paraId="00000053">
      <w:pPr>
        <w:spacing w:after="140" w:line="300" w:lineRule="auto"/>
        <w:rPr/>
      </w:pPr>
      <w:r>
        <w:rPr>
          <w:color w:val="595959"/>
          <w:sz w:val="16"/>
          <w:szCs w:val="16"/>
          <w:rtl w:val="0"/>
        </w:rPr>
        <w:t xml:space="preserve">出典：文部科学省「不登校児童生徒への支援の在り方について」「COCOLOプラン」、学校教育法施行規則第56条、成基コミュニティグループ公式サイト（seiki.co.jp）、PR TIMES発表資料等に基づく。</w:t>
      </w:r>
      <w:r>
        <w:rPr>
          <w:rtl w:val="0"/>
        </w:rPr>
      </w:r>
    </w:p>
    <w:p w:rsidR="00000000" w:rsidDel="00000000" w:rsidP="00000000" w:rsidRDefault="00000000" w:rsidRPr="00000000" w14:paraId="00000054">
      <w:pPr>
        <w:pStyle w:val="Heading1"/>
        <w:pageBreakBefore w:val="1"/>
        <w:spacing w:after="200" w:before="360" w:lineRule="auto"/>
        <w:rPr/>
      </w:pPr>
      <w:r>
        <w:rPr>
          <w:b w:val="1"/>
          <w:bCs w:val="1"/>
          <w:color w:val="1e2761"/>
          <w:rtl w:val="0"/>
        </w:rPr>
        <w:t xml:space="preserve">1. エグゼクティブサマリー</w:t>
      </w:r>
      <w:r>
        <w:rPr>
          <w:rtl w:val="0"/>
        </w:rPr>
      </w:r>
    </w:p>
    <w:p w:rsidR="00000000" w:rsidDel="00000000" w:rsidP="00000000" w:rsidRDefault="00000000" w:rsidRPr="00000000" w14:paraId="00000055">
      <w:pPr>
        <w:spacing w:after="140" w:line="360" w:lineRule="auto"/>
        <w:rPr/>
      </w:pPr>
      <w:r>
        <w:rPr>
          <w:color w:val="000000"/>
          <w:rtl w:val="0"/>
        </w:rPr>
        <w:t xml:space="preserve">本書は、株式会社成基（成基コミュニティグループ）が、京都市伏見区の新複合施設に（1）小中学生向けオルタナティブスクール、（2）既存のオンラインフリースクール「シンガク」、（3）学校法人格の取得により新設する中学生向け「学びの多様化学校」（定員90名：1学年30名×3学年）を集約し、</w:t>
      </w:r>
      <w:del w:id="9054" w:author="Claude" w:date="2026-10-13T00:00:00Z">
        <w:r>
          <w:rPr>
            <w:color w:val="000000"/>
            <w:rtl w:val="0"/>
          </w:rPr>
          <w:delText xml:space="preserve">2029年4月に同時開校する確定プラン（ver.3）を示すものである。</w:delText>
        </w:r>
      </w:del>
      <w:ins w:id="9055" w:author="Claude" w:date="2026-10-13T00:00:00Z">
        <w:r>
          <w:rPr>
            <w:color w:val="000000"/>
            <w:rtl w:val="0"/>
          </w:rPr>
          <w:t xml:space="preserve">2029年4月の開校を目標とする事業構想（改訂版）を示すものである。各事業の運営主体・契約・会計は分け、併設事業の遅延が中学校の開校を止めない代替案を設ける。</w:t>
        </w:r>
      </w:ins>
      <w:r>
        <w:rPr>
          <w:color w:val="000000"/>
          <w:rtl w:val="0"/>
        </w:rPr>
        <w:t xml:space="preserve">同施設内にはゴールフリー高等学院伏見キャンパスと夜間の成基学習塾（別法人・別会計）も併設し、</w:t>
      </w:r>
      <w:del w:id="9056" w:author="Claude" w:date="2026-10-13T00:00:00Z">
        <w:r>
          <w:rPr>
            <w:color w:val="000000"/>
            <w:rtl w:val="0"/>
          </w:rPr>
          <w:delText xml:space="preserve">卒業生の進路をゴールフリー高等学院へ一貫して接続する。</w:delText>
        </w:r>
      </w:del>
      <w:ins w:id="9057" w:author="Claude" w:date="2026-10-13T00:00:00Z">
        <w:r>
          <w:rPr>
            <w:color w:val="000000"/>
            <w:rtl w:val="0"/>
          </w:rPr>
          <w:t xml:space="preserve">卒業後の進路は、ゴールフリー高等学院を含む複数の選択肢から本人・保護者が選べるよう支援する。</w:t>
        </w:r>
      </w:ins>
      <w:r>
        <w:rPr>
          <w:rtl w:val="0"/>
        </w:rPr>
      </w:r>
    </w:p>
    <w:p w:rsidR="00000000" w:rsidDel="00000000" w:rsidP="00000000" w:rsidRDefault="00000000" w:rsidRPr="00000000" w14:paraId="00000056">
      <w:pPr>
        <w:spacing w:after="140" w:line="360" w:lineRule="auto"/>
        <w:rPr/>
      </w:pPr>
      <w:r>
        <w:rPr>
          <w:color w:val="000000"/>
          <w:rtl w:val="0"/>
        </w:rPr>
        <w:t xml:space="preserve">本構想の要点は3つ。第一に、伏見区新複合施設に「オルタナティブスクール」「シンガク（オンライン）」「学びの多様化学校（学校法人立・定員90名）」「ゴールフリー高等学院伏見キャンパス」「夜間学習塾」</w:t>
      </w:r>
      <w:del w:id="9058" w:author="Claude" w:date="2026-10-13T00:00:00Z">
        <w:r>
          <w:rPr>
            <w:color w:val="000000"/>
            <w:rtl w:val="0"/>
          </w:rPr>
          <w:delText xml:space="preserve">を集約し、施設・スタッフ・ノウハウを共用して固定費を圧縮する。</w:delText>
        </w:r>
      </w:del>
      <w:ins w:id="9059" w:author="Claude" w:date="2026-10-13T00:00:00Z">
        <w:r>
          <w:rPr>
            <w:color w:val="000000"/>
            <w:rtl w:val="0"/>
          </w:rPr>
          <w:t xml:space="preserve">を集約する案とし、各事業の運営主体・学籍・会計・雇用・資産を分けたうえで、使用時間・面積・担当者の実態に基づいて施設の共用を検討する。</w:t>
        </w:r>
      </w:ins>
      <w:r>
        <w:rPr>
          <w:color w:val="000000"/>
          <w:rtl w:val="0"/>
        </w:rPr>
        <w:t xml:space="preserve">第二に、6教科融合の新カリキュラム『京都創成STEAM（仮称）』</w:t>
      </w:r>
      <w:del w:id="9060" w:author="Claude" w:date="2026-10-13T00:00:00Z">
        <w:r>
          <w:rPr>
            <w:color w:val="000000"/>
            <w:rtl w:val="0"/>
          </w:rPr>
          <w:delText xml:space="preserve">により年間授業時数を1,015時間から約770時間へ約24％削減し、複合型STEAMアトリエ1教室に集約する。</w:delText>
        </w:r>
      </w:del>
      <w:ins w:id="9061" w:author="Claude" w:date="2026-10-13T00:00:00Z">
        <w:r>
          <w:rPr>
            <w:color w:val="000000"/>
            <w:rtl w:val="0"/>
          </w:rPr>
          <w:t xml:space="preserve">を含む年間約770単位時間の教育課程を検討案とし、教科内容・免許・評価・実験実習の保障を示す（授業時数の変更は対象生徒の教育機会の確保を理由とし、費用削減を主な理由としない）。</w:t>
        </w:r>
      </w:ins>
      <w:r>
        <w:rPr>
          <w:color w:val="000000"/>
          <w:rtl w:val="0"/>
        </w:rPr>
        <w:t xml:space="preserve">第三に、2029年30名→2030年60名→2031年90名</w:t>
      </w:r>
      <w:del w:id="9062" w:author="Claude" w:date="2026-10-13T00:00:00Z">
        <w:r>
          <w:rPr>
            <w:color w:val="000000"/>
            <w:rtl w:val="0"/>
          </w:rPr>
          <w:delText xml:space="preserve">という生徒増計画のもとで損益分岐点（BEP）を充足率50〜55%に設計し、寄付金・協賛金が半減しても52名程度で黒字化できる収支計画を提示する。</w:delText>
        </w:r>
      </w:del>
      <w:ins w:id="9063" w:author="Claude" w:date="2026-10-13T00:00:00Z">
        <w:r>
          <w:rPr>
            <w:color w:val="000000"/>
            <w:rtl w:val="0"/>
          </w:rPr>
          <w:t xml:space="preserve">を募集目標とし、収容定員90名と実在籍を区別したうえで、初年度10〜20名の下振れや寄附・助成の未実現を含む感度分析で収支を検証する。</w:t>
        </w:r>
      </w:ins>
      <w:r>
        <w:rPr>
          <w:rtl w:val="0"/>
        </w:rPr>
      </w:r>
    </w:p>
    <w:p>
      <w:pPr>
        <w:spacing w:after="140" w:line="360" w:lineRule="auto"/>
        <w:rPr>
          <w:ins w:id="9064" w:author="Claude" w:date="2026-10-13T00:00:00Z"/>
        </w:rPr>
      </w:pPr>
      <w:ins w:id="9065" w:author="Claude" w:date="2026-10-13T00:00:00Z">
        <w:r>
          <w:rPr>
            <w:color w:val="000000"/>
            <w:rtl w:val="0"/>
          </w:rPr>
          <w:t xml:space="preserve">現時点で優先するのは、①法人・資金、②賃借校舎・公園利用、③特別の教育課程、④実際に働く教職員、⑤事業別の契約・会計、⑥行政日程を踏まえた工程の整合である。</w:t>
        </w:r>
      </w:ins>
    </w:p>
    <w:p w:rsidR="00000000" w:rsidDel="00000000" w:rsidP="00000000" w:rsidRDefault="00000000" w:rsidRPr="00000000" w14:paraId="00000057">
      <w:pPr>
        <w:pStyle w:val="Heading1"/>
        <w:pageBreakBefore w:val="1"/>
        <w:spacing w:after="200" w:before="360" w:lineRule="auto"/>
        <w:rPr/>
      </w:pPr>
      <w:r>
        <w:rPr>
          <w:b w:val="1"/>
          <w:bCs w:val="1"/>
          <w:color w:val="1e2761"/>
          <w:rtl w:val="0"/>
        </w:rPr>
        <w:t xml:space="preserve">2. 設立の背景と学校構想</w:t>
      </w:r>
      <w:r>
        <w:rPr>
          <w:rtl w:val="0"/>
        </w:rPr>
      </w:r>
    </w:p>
    <w:p w:rsidR="00000000" w:rsidDel="00000000" w:rsidP="00000000" w:rsidRDefault="00000000" w:rsidRPr="00000000" w14:paraId="00000058">
      <w:pPr>
        <w:pStyle w:val="Heading2"/>
        <w:widowControl w:val="0"/>
        <w:spacing w:after="80" w:before="360" w:lineRule="auto"/>
        <w:rPr>
          <w:b w:val="1"/>
          <w:bCs w:val="1"/>
          <w:color w:val="000000"/>
          <w:sz w:val="34"/>
          <w:szCs w:val="34"/>
        </w:rPr>
      </w:pPr>
      <w:bookmarkStart w:colFirst="0" w:colLast="0" w:name="_rkx5362lmnhy" w:id="0"/>
      <w:bookmarkEnd w:id="0"/>
      <w:r>
        <w:rPr>
          <w:b w:val="1"/>
          <w:bCs w:val="1"/>
          <w:color w:val="990011"/>
          <w:rtl w:val="0"/>
        </w:rPr>
        <w:t xml:space="preserve">2.1 京都府の状況：</w:t>
      </w:r>
      <w:del w:id="9066" w:author="Claude" w:date="2026-10-13T00:00:00Z">
        <w:r>
          <w:rPr>
            <w:b w:val="1"/>
            <w:bCs w:val="1"/>
            <w:color w:val="990011"/>
            <w:rtl w:val="0"/>
          </w:rPr>
          <w:delText xml:space="preserve">需要と供給の絶望的ギャップ</w:delText>
        </w:r>
      </w:del>
      <w:ins w:id="9067" w:author="Claude" w:date="2026-10-13T00:00:00Z">
        <w:r>
          <w:rPr>
            <w:b w:val="1"/>
            <w:bCs w:val="1"/>
            <w:color w:val="990011"/>
            <w:rtl w:val="0"/>
          </w:rPr>
          <w:t xml:space="preserve">不登校の状況と学びの場の現状</w:t>
        </w:r>
      </w:ins>
      <w:r>
        <w:rPr>
          <w:rtl w:val="0"/>
        </w:rPr>
      </w:r>
    </w:p>
    <w:p w:rsidR="00000000" w:rsidDel="00000000" w:rsidP="00000000" w:rsidRDefault="00000000" w:rsidRPr="00000000" w14:paraId="00000059">
      <w:pPr>
        <w:pStyle w:val="Heading3"/>
        <w:widowControl w:val="0"/>
        <w:spacing w:after="80" w:before="280" w:lineRule="auto"/>
        <w:rPr>
          <w:b w:val="1"/>
          <w:bCs w:val="1"/>
          <w:color w:val="000000"/>
          <w:sz w:val="26"/>
          <w:szCs w:val="26"/>
        </w:rPr>
      </w:pPr>
      <w:bookmarkStart w:colFirst="0" w:colLast="0" w:name="_bqrhcsgmh0ju" w:id="1"/>
      <w:bookmarkEnd w:id="1"/>
      <w:del w:id="9068" w:author="Claude" w:date="2026-10-13T00:00:00Z">
        <w:r>
          <w:rPr>
            <w:b w:val="1"/>
            <w:bCs w:val="1"/>
            <w:color w:val="595959"/>
            <w:sz w:val="22"/>
            <w:szCs w:val="22"/>
            <w:rtl w:val="0"/>
          </w:rPr>
          <w:delText xml:space="preserve">京都府の不登校中学生 vs 受け皿</w:delText>
        </w:r>
      </w:del>
      <w:ins w:id="9069" w:author="Claude" w:date="2026-10-13T00:00:00Z">
        <w:r>
          <w:rPr>
            <w:b w:val="1"/>
            <w:bCs w:val="1"/>
            <w:color w:val="595959"/>
            <w:sz w:val="22"/>
            <w:szCs w:val="22"/>
            <w:rtl w:val="0"/>
          </w:rPr>
          <w:t xml:space="preserve">京都府の不登校中学生と学びの多様化学校</w:t>
        </w:r>
      </w:ins>
      <w:r>
        <w:rPr>
          <w:rtl w:val="0"/>
        </w:rPr>
      </w:r>
    </w:p>
    <w:p w:rsidR="00000000" w:rsidDel="00000000" w:rsidP="00000000" w:rsidRDefault="00000000" w:rsidRPr="00000000" w14:paraId="0000005A">
      <w:pPr>
        <w:rPr>
          <w:rFonts w:ascii="Roboto Mono" w:cs="Roboto Mono" w:eastAsia="Roboto Mono" w:hAnsi="Roboto Mono"/>
          <w:color w:val="188038"/>
        </w:rPr>
      </w:pPr>
      <w:del w:id="9070" w:author="Claude" w:date="2026-10-13T00:00:00Z">
        <w:r>
          <w:rPr>
            <w:rFonts w:ascii="Arial Unicode MS" w:cs="Arial Unicode MS" w:eastAsia="Arial Unicode MS" w:hAnsi="Arial Unicode MS"/>
            <w:color w:val="188038"/>
            <w:rtl w:val="0"/>
          </w:rPr>
          <w:delText xml:space="preserve">【推定需要】</w:delText>
        </w:r>
      </w:del>
      <w:ins w:id="9071" w:author="Claude" w:date="2026-10-13T00:00:00Z">
        <w:r>
          <w:rPr>
            <w:rFonts w:ascii="Arial Unicode MS" w:cs="Arial Unicode MS" w:eastAsia="Arial Unicode MS" w:hAnsi="Arial Unicode MS"/>
            <w:color w:val="188038"/>
            <w:rtl w:val="0"/>
          </w:rPr>
          <w:t xml:space="preserve">【公表値（令和6年度・国公私立）】</w:t>
        </w:r>
      </w:ins>
    </w:p>
    <w:p w:rsidR="00000000" w:rsidDel="00000000" w:rsidP="00000000" w:rsidRDefault="00000000" w:rsidRPr="00000000" w14:paraId="0000005B">
      <w:pPr>
        <w:rPr>
          <w:rFonts w:ascii="Roboto Mono" w:cs="Roboto Mono" w:eastAsia="Roboto Mono" w:hAnsi="Roboto Mono"/>
          <w:color w:val="188038"/>
        </w:rPr>
      </w:pPr>
      <w:r>
        <w:rPr>
          <w:rFonts w:ascii="SimSun" w:cs="SimSun" w:eastAsia="SimSun" w:hAnsi="SimSun"/>
          <w:color w:val="188038"/>
          <w:rtl w:val="0"/>
        </w:rPr>
        <w:t xml:space="preserve">京都府内の不登校中学生</w:t>
      </w:r>
    </w:p>
    <w:p w:rsidR="00000000" w:rsidDel="00000000" w:rsidP="00000000" w:rsidRDefault="00000000" w:rsidRPr="00000000" w14:paraId="0000005C">
      <w:pPr>
        <w:rPr>
          <w:rFonts w:ascii="Roboto Mono" w:cs="Roboto Mono" w:eastAsia="Roboto Mono" w:hAnsi="Roboto Mono"/>
          <w:color w:val="188038"/>
        </w:rPr>
      </w:pPr>
      <w:del w:id="9072" w:author="Claude" w:date="2026-10-13T00:00:00Z">
        <w:r>
          <w:rPr>
            <w:rFonts w:ascii="Arial Unicode MS" w:cs="Arial Unicode MS" w:eastAsia="Arial Unicode MS" w:hAnsi="Arial Unicode MS"/>
            <w:color w:val="188038"/>
            <w:rtl w:val="0"/>
          </w:rPr>
          <w:delText xml:space="preserve">≒ 1,500〜2,000名</w:delText>
        </w:r>
      </w:del>
      <w:ins w:id="9073" w:author="Claude" w:date="2026-10-13T00:00:00Z">
        <w:r>
          <w:rPr>
            <w:rFonts w:ascii="Arial Unicode MS" w:cs="Arial Unicode MS" w:eastAsia="Arial Unicode MS" w:hAnsi="Arial Unicode MS"/>
            <w:color w:val="188038"/>
            <w:rtl w:val="0"/>
          </w:rPr>
          <w:t xml:space="preserve">3,897名（小中計 6,490名）</w:t>
        </w:r>
      </w:ins>
    </w:p>
    <w:p w:rsidR="00000000" w:rsidDel="00000000" w:rsidP="00000000" w:rsidRDefault="00000000" w:rsidRPr="00000000" w14:paraId="0000005D">
      <w:pPr>
        <w:rPr>
          <w:rFonts w:ascii="Roboto Mono" w:cs="Roboto Mono" w:eastAsia="Roboto Mono" w:hAnsi="Roboto Mono"/>
          <w:color w:val="188038"/>
        </w:rPr>
      </w:pPr>
      <w:del w:id="9074" w:author="Claude" w:date="2026-10-13T00:00:00Z">
        <w:r>
          <w:rPr>
            <w:rFonts w:ascii="Arial Unicode MS" w:cs="Arial Unicode MS" w:eastAsia="Arial Unicode MS" w:hAnsi="Arial Unicode MS"/>
            <w:color w:val="188038"/>
            <w:rtl w:val="0"/>
          </w:rPr>
          <w:delText xml:space="preserve">（全国353,970名 × 京都府人口比）</w:delText>
        </w:r>
      </w:del>
      <w:ins w:id="9075" w:author="Claude" w:date="2026-10-13T00:00:00Z">
        <w:r>
          <w:rPr>
            <w:rFonts w:ascii="Arial Unicode MS" w:cs="Arial Unicode MS" w:eastAsia="Arial Unicode MS" w:hAnsi="Arial Unicode MS"/>
            <w:color w:val="188038"/>
            <w:rtl w:val="0"/>
          </w:rPr>
          <w:t xml:space="preserve">（京都府教育委員会 令和6年度調査。入学希望数や当校の獲得可能数を示すものではない）</w:t>
        </w:r>
      </w:ins>
    </w:p>
    <w:p w:rsidR="00000000" w:rsidDel="00000000" w:rsidP="00000000" w:rsidRDefault="00000000" w:rsidRPr="00000000" w14:paraId="0000005E">
      <w:pPr>
        <w:rPr>
          <w:rFonts w:ascii="Roboto Mono" w:cs="Roboto Mono" w:eastAsia="Roboto Mono" w:hAnsi="Roboto Mono"/>
          <w:color w:val="188038"/>
        </w:rPr>
      </w:pPr>
      <w:r>
        <w:rPr>
          <w:rtl w:val="0"/>
        </w:rPr>
      </w:r>
    </w:p>
    <w:p w:rsidR="00000000" w:rsidDel="00000000" w:rsidP="00000000" w:rsidRDefault="00000000" w:rsidRPr="00000000" w14:paraId="0000005F">
      <w:pPr>
        <w:rPr>
          <w:rFonts w:ascii="Roboto Mono" w:cs="Roboto Mono" w:eastAsia="Roboto Mono" w:hAnsi="Roboto Mono"/>
          <w:color w:val="188038"/>
        </w:rPr>
      </w:pPr>
      <w:del w:id="9076" w:author="Claude" w:date="2026-10-13T00:00:00Z">
        <w:r>
          <w:rPr>
            <w:rFonts w:ascii="Arial Unicode MS" w:cs="Arial Unicode MS" w:eastAsia="Arial Unicode MS" w:hAnsi="Arial Unicode MS"/>
            <w:color w:val="188038"/>
            <w:rtl w:val="0"/>
          </w:rPr>
          <w:delText xml:space="preserve">【現在の受け皿】</w:delText>
        </w:r>
      </w:del>
      <w:ins w:id="9077" w:author="Claude" w:date="2026-10-13T00:00:00Z">
        <w:r>
          <w:rPr>
            <w:rFonts w:ascii="Arial Unicode MS" w:cs="Arial Unicode MS" w:eastAsia="Arial Unicode MS" w:hAnsi="Arial Unicode MS"/>
            <w:color w:val="188038"/>
            <w:rtl w:val="0"/>
          </w:rPr>
          <w:t xml:space="preserve">【府内の学びの多様化学校】</w:t>
        </w:r>
      </w:ins>
    </w:p>
    <w:p w:rsidR="00000000" w:rsidDel="00000000" w:rsidP="00000000" w:rsidRDefault="00000000" w:rsidRPr="00000000" w14:paraId="00000060">
      <w:pPr>
        <w:rPr>
          <w:rFonts w:ascii="Roboto Mono" w:cs="Roboto Mono" w:eastAsia="Roboto Mono" w:hAnsi="Roboto Mono"/>
          <w:color w:val="188038"/>
        </w:rPr>
      </w:pPr>
      <w:r>
        <w:rPr>
          <w:rFonts w:ascii="SimSun" w:cs="SimSun" w:eastAsia="SimSun" w:hAnsi="SimSun"/>
          <w:color w:val="188038"/>
          <w:rtl w:val="0"/>
        </w:rPr>
        <w:t xml:space="preserve">京都市立 洛風中学校（中京区）：定員 約40名</w:t>
      </w:r>
    </w:p>
    <w:p w:rsidR="00000000" w:rsidDel="00000000" w:rsidP="00000000" w:rsidRDefault="00000000" w:rsidRPr="00000000" w14:paraId="00000061">
      <w:pPr>
        <w:rPr>
          <w:rFonts w:ascii="Roboto Mono" w:cs="Roboto Mono" w:eastAsia="Roboto Mono" w:hAnsi="Roboto Mono"/>
          <w:color w:val="188038"/>
        </w:rPr>
      </w:pPr>
      <w:r>
        <w:rPr>
          <w:rFonts w:ascii="SimSun" w:cs="SimSun" w:eastAsia="SimSun" w:hAnsi="SimSun"/>
          <w:color w:val="188038"/>
          <w:rtl w:val="0"/>
        </w:rPr>
        <w:t xml:space="preserve">京都市立 洛友中学校（下京区）：定員 約15名</w:t>
      </w:r>
    </w:p>
    <w:p w:rsidR="00000000" w:rsidDel="00000000" w:rsidP="00000000" w:rsidRDefault="00000000" w:rsidRPr="00000000" w14:paraId="00000062">
      <w:pPr>
        <w:rPr>
          <w:rFonts w:ascii="Roboto Mono" w:cs="Roboto Mono" w:eastAsia="Roboto Mono" w:hAnsi="Roboto Mono"/>
          <w:color w:val="188038"/>
        </w:rPr>
      </w:pPr>
      <w:r>
        <w:rPr>
          <w:rFonts w:ascii="Arial Unicode MS" w:cs="Arial Unicode MS" w:eastAsia="Arial Unicode MS" w:hAnsi="Arial Unicode MS"/>
          <w:color w:val="188038"/>
          <w:rtl w:val="0"/>
        </w:rPr>
        <w:t xml:space="preserve">────────────────────</w:t>
      </w:r>
    </w:p>
    <w:p w:rsidR="00000000" w:rsidDel="00000000" w:rsidP="00000000" w:rsidRDefault="00000000" w:rsidRPr="00000000" w14:paraId="00000063">
      <w:pPr>
        <w:rPr>
          <w:rFonts w:ascii="Roboto Mono" w:cs="Roboto Mono" w:eastAsia="Roboto Mono" w:hAnsi="Roboto Mono"/>
          <w:color w:val="188038"/>
        </w:rPr>
      </w:pPr>
      <w:r>
        <w:rPr>
          <w:rFonts w:ascii="SimSun" w:cs="SimSun" w:eastAsia="SimSun" w:hAnsi="SimSun"/>
          <w:color w:val="188038"/>
          <w:rtl w:val="0"/>
        </w:rPr>
        <w:t xml:space="preserve">合計：約55名</w:t>
      </w:r>
    </w:p>
    <w:p w:rsidR="00000000" w:rsidDel="00000000" w:rsidP="00000000" w:rsidRDefault="00000000" w:rsidRPr="00000000" w14:paraId="00000064">
      <w:pPr>
        <w:spacing w:after="240" w:before="240" w:lineRule="auto"/>
        <w:rPr/>
      </w:pPr>
      <w:del w:id="9078" w:author="Claude" w:date="2026-10-13T00:00:00Z">
        <w:r>
          <w:rPr>
            <w:b w:val="1"/>
            <w:bCs w:val="1"/>
            <w:rtl w:val="0"/>
          </w:rPr>
          <w:delText xml:space="preserve">受け皿カバー率 わずか 3〜4%</w:delText>
        </w:r>
        <w:r>
          <w:rPr>
            <w:rtl w:val="0"/>
          </w:rPr>
          <w:delText xml:space="preserve"> ── 96%以上の児童生徒が制度化された受け皿にアクセスできない</w:delText>
        </w:r>
      </w:del>
      <w:ins w:id="9079" w:author="Claude" w:date="2026-10-13T00:00:00Z">
        <w:r>
          <w:rPr>
            <w:b w:val="1"/>
            <w:bCs w:val="1"/>
            <w:rtl w:val="0"/>
          </w:rPr>
          <w:t xml:space="preserve">※学びの多様化学校の定員だけで支援へのアクセス率は算出しない。教育支援センター、校内支援、民間施設、自宅での学習支援等を含めて地域の支援を把握する。</w:t>
        </w:r>
      </w:ins>
    </w:p>
    <w:p w:rsidR="00000000" w:rsidDel="00000000" w:rsidP="00000000" w:rsidRDefault="00000000" w:rsidRPr="00000000" w14:paraId="00000065">
      <w:pPr>
        <w:pStyle w:val="Heading3"/>
        <w:widowControl w:val="0"/>
        <w:spacing w:after="80" w:before="280" w:lineRule="auto"/>
        <w:rPr>
          <w:b w:val="1"/>
          <w:bCs w:val="1"/>
          <w:color w:val="000000"/>
          <w:sz w:val="26"/>
          <w:szCs w:val="26"/>
        </w:rPr>
      </w:pPr>
      <w:bookmarkStart w:colFirst="0" w:colLast="0" w:name="_733jedpl7ljm" w:id="2"/>
      <w:bookmarkEnd w:id="2"/>
      <w:r>
        <w:rPr>
          <w:b w:val="1"/>
          <w:bCs w:val="1"/>
          <w:color w:val="595959"/>
          <w:sz w:val="22"/>
          <w:szCs w:val="22"/>
          <w:rtl w:val="0"/>
        </w:rPr>
        <w:t xml:space="preserve">空白領域（京都府の現状）</w:t>
      </w:r>
      <w:r>
        <w:rPr>
          <w:rtl w:val="0"/>
        </w:rPr>
      </w:r>
    </w:p>
    <w:tbl>
      <w:tblPr>
        <w:tblStyle w:val="Table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0"/>
        <w:gridCol w:w="5915"/>
        <w:tblGridChange w:id="0">
          <w:tblGrid>
            <w:gridCol w:w="3110"/>
            <w:gridCol w:w="591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6">
            <w:pPr>
              <w:jc w:val="center"/>
              <w:rPr/>
            </w:pPr>
            <w:r>
              <w:rPr>
                <w:b w:val="1"/>
                <w:bCs w:val="1"/>
                <w:rtl w:val="0"/>
              </w:rPr>
              <w:t xml:space="preserve">領域</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7">
            <w:pPr>
              <w:jc w:val="center"/>
              <w:rPr/>
            </w:pPr>
            <w:r>
              <w:rPr>
                <w:b w:val="1"/>
                <w:bCs w:val="1"/>
                <w:rtl w:val="0"/>
              </w:rPr>
              <w:t xml:space="preserve">現状</w:t>
            </w:r>
            <w:r>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8">
            <w:pPr>
              <w:rPr/>
            </w:pPr>
            <w:r>
              <w:rPr>
                <w:b w:val="1"/>
                <w:bCs w:val="1"/>
                <w:rtl w:val="0"/>
              </w:rPr>
              <w:t xml:space="preserve">小学校段階</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9">
            <w:pPr>
              <w:rPr/>
            </w:pPr>
            <w:r>
              <w:rPr>
                <w:rtl w:val="0"/>
              </w:rPr>
              <w:t xml:space="preserve">❌ 学びの多様化学校 なし</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A">
            <w:pPr>
              <w:rPr/>
            </w:pPr>
            <w:r>
              <w:rPr>
                <w:b w:val="1"/>
                <w:bCs w:val="1"/>
                <w:rtl w:val="0"/>
              </w:rPr>
              <w:t xml:space="preserve">中学校段階</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B">
            <w:pPr>
              <w:rPr/>
            </w:pPr>
            <w:r>
              <w:rPr>
                <w:rtl w:val="0"/>
              </w:rPr>
              <w:t xml:space="preserve">⚠️ </w:t>
            </w:r>
            <w:del w:id="9080" w:author="Claude" w:date="2026-10-13T00:00:00Z">
              <w:r>
                <w:rPr>
                  <w:rtl w:val="0"/>
                </w:rPr>
                <w:delText xml:space="preserve">京都市立2校のみ、定員絶対的不足</w:delText>
              </w:r>
            </w:del>
            <w:ins w:id="9081" w:author="Claude" w:date="2026-10-13T00:00:00Z">
              <w:r>
                <w:rPr>
                  <w:rtl w:val="0"/>
                </w:rPr>
                <w:t xml:space="preserve">京都市立2校（いずれも京都市内在住者が対象）</w:t>
              </w:r>
            </w:ins>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C">
            <w:pPr>
              <w:rPr/>
            </w:pPr>
            <w:r>
              <w:rPr>
                <w:b w:val="1"/>
                <w:bCs w:val="1"/>
                <w:rtl w:val="0"/>
              </w:rPr>
              <w:t xml:space="preserve">高等学校段階</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D">
            <w:pPr>
              <w:rPr/>
            </w:pPr>
            <w:r>
              <w:rPr>
                <w:rtl w:val="0"/>
              </w:rPr>
              <w:t xml:space="preserve">❌ 学びの多様化学校 なし</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E">
            <w:pPr>
              <w:rPr/>
            </w:pPr>
            <w:r>
              <w:rPr>
                <w:b w:val="1"/>
                <w:bCs w:val="1"/>
                <w:rtl w:val="0"/>
              </w:rPr>
              <w:t xml:space="preserve">私立の受け皿</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F">
            <w:pPr>
              <w:rPr/>
            </w:pPr>
            <w:r>
              <w:rPr>
                <w:rtl w:val="0"/>
              </w:rPr>
              <w:t xml:space="preserve">❌ 京都府内に </w:t>
            </w:r>
            <w:r>
              <w:rPr>
                <w:b w:val="1"/>
                <w:bCs w:val="1"/>
                <w:rtl w:val="0"/>
              </w:rPr>
              <w:t xml:space="preserve">一校も存在しない</w:t>
            </w:r>
            <w:r>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0">
            <w:pPr>
              <w:rPr/>
            </w:pPr>
            <w:r>
              <w:rPr>
                <w:b w:val="1"/>
                <w:bCs w:val="1"/>
                <w:rtl w:val="0"/>
              </w:rPr>
              <w:t xml:space="preserve">京都市中心部以外の受け皿</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1">
            <w:pPr>
              <w:rPr/>
            </w:pPr>
            <w:r>
              <w:rPr>
                <w:rtl w:val="0"/>
              </w:rPr>
              <w:t xml:space="preserve">❌ 洛北・洛西・洛南・宇治・城陽・亀岡 は空白地帯</w:t>
            </w:r>
          </w:p>
        </w:tc>
      </w:tr>
    </w:tbl>
    <w:p w:rsidR="00000000" w:rsidDel="00000000" w:rsidP="00000000" w:rsidRDefault="00000000" w:rsidRPr="00000000" w14:paraId="00000072">
      <w:pPr>
        <w:pStyle w:val="Heading2"/>
        <w:widowControl w:val="0"/>
        <w:spacing w:after="80" w:before="360" w:lineRule="auto"/>
        <w:rPr>
          <w:b w:val="1"/>
          <w:bCs w:val="1"/>
          <w:color w:val="000000"/>
          <w:sz w:val="34"/>
          <w:szCs w:val="34"/>
        </w:rPr>
      </w:pPr>
      <w:bookmarkStart w:colFirst="0" w:colLast="0" w:name="_fiy6sctvjt32" w:id="3"/>
      <w:bookmarkEnd w:id="3"/>
      <w:r>
        <w:rPr>
          <w:b w:val="1"/>
          <w:bCs w:val="1"/>
          <w:color w:val="990011"/>
          <w:rtl w:val="0"/>
        </w:rPr>
        <w:t xml:space="preserve">2.2 設立する学校の姿</w:t>
      </w:r>
      <w:r>
        <w:rPr>
          <w:rtl w:val="0"/>
        </w:rPr>
      </w:r>
    </w:p>
    <w:p w:rsidR="00000000" w:rsidDel="00000000" w:rsidP="00000000" w:rsidRDefault="00000000" w:rsidRPr="00000000" w14:paraId="00000073">
      <w:pPr>
        <w:pStyle w:val="Heading3"/>
        <w:widowControl w:val="0"/>
        <w:spacing w:after="80" w:before="280" w:lineRule="auto"/>
        <w:rPr>
          <w:b w:val="1"/>
          <w:bCs w:val="1"/>
          <w:color w:val="000000"/>
          <w:sz w:val="26"/>
          <w:szCs w:val="26"/>
        </w:rPr>
      </w:pPr>
      <w:bookmarkStart w:colFirst="0" w:colLast="0" w:name="_p9hddi5s7krg" w:id="4"/>
      <w:bookmarkEnd w:id="4"/>
      <w:r>
        <w:rPr>
          <w:b w:val="1"/>
          <w:bCs w:val="1"/>
          <w:color w:val="595959"/>
          <w:sz w:val="22"/>
          <w:szCs w:val="22"/>
          <w:rtl w:val="0"/>
        </w:rPr>
        <w:t xml:space="preserve">基本コンセプト</w:t>
      </w:r>
      <w:r>
        <w:rPr>
          <w:rtl w:val="0"/>
        </w:rPr>
      </w:r>
    </w:p>
    <w:p w:rsidR="00000000" w:rsidDel="00000000" w:rsidP="00000000" w:rsidRDefault="00000000" w:rsidRPr="00000000" w14:paraId="00000074">
      <w:pPr>
        <w:spacing w:after="240" w:before="240" w:lineRule="auto"/>
        <w:ind w:left="600" w:right="600" w:firstLine="0"/>
        <w:rPr>
          <w:b w:val="1"/>
          <w:bCs w:val="1"/>
        </w:rPr>
      </w:pPr>
      <w:r>
        <w:rPr>
          <w:b w:val="1"/>
          <w:bCs w:val="1"/>
          <w:rtl w:val="0"/>
        </w:rPr>
        <w:t xml:space="preserve">「京都の文化と現代教育の融合による、不登校児童生徒のための私立中学校」</w:t>
      </w:r>
    </w:p>
    <w:p w:rsidR="00000000" w:rsidDel="00000000" w:rsidP="00000000" w:rsidRDefault="00000000" w:rsidRPr="00000000" w14:paraId="00000075">
      <w:pPr>
        <w:pStyle w:val="Heading3"/>
        <w:widowControl w:val="0"/>
        <w:spacing w:after="80" w:before="280" w:lineRule="auto"/>
        <w:rPr>
          <w:b w:val="1"/>
          <w:bCs w:val="1"/>
          <w:color w:val="000000"/>
          <w:sz w:val="26"/>
          <w:szCs w:val="26"/>
        </w:rPr>
      </w:pPr>
      <w:bookmarkStart w:colFirst="0" w:colLast="0" w:name="_baykzvjtg163" w:id="5"/>
      <w:bookmarkEnd w:id="5"/>
      <w:r>
        <w:rPr>
          <w:b w:val="1"/>
          <w:bCs w:val="1"/>
          <w:color w:val="595959"/>
          <w:sz w:val="22"/>
          <w:szCs w:val="22"/>
          <w:rtl w:val="0"/>
        </w:rPr>
        <w:t xml:space="preserve">学校の概要</w:t>
      </w:r>
      <w:r>
        <w:rPr>
          <w:rtl w:val="0"/>
        </w:rPr>
      </w:r>
    </w:p>
    <w:tbl>
      <w:tblPr>
        <w:tblStyle w:val="Table2"/>
        <w:tblW w:w="7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6155"/>
        <w:tblGridChange w:id="0">
          <w:tblGrid>
            <w:gridCol w:w="1190"/>
            <w:gridCol w:w="615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6">
            <w:pPr>
              <w:jc w:val="center"/>
              <w:rPr/>
            </w:pPr>
            <w:r>
              <w:rPr>
                <w:b w:val="1"/>
                <w:bCs w:val="1"/>
                <w:rtl w:val="0"/>
              </w:rPr>
              <w:t xml:space="preserve">項目</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7">
            <w:pPr>
              <w:jc w:val="center"/>
              <w:rPr/>
            </w:pPr>
            <w:r>
              <w:rPr>
                <w:b w:val="1"/>
                <w:bCs w:val="1"/>
                <w:rtl w:val="0"/>
              </w:rPr>
              <w:t xml:space="preserve">内容</w:t>
            </w:r>
            <w:r>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8">
            <w:pPr>
              <w:rPr/>
            </w:pPr>
            <w:r>
              <w:rPr>
                <w:b w:val="1"/>
                <w:bCs w:val="1"/>
                <w:rtl w:val="0"/>
              </w:rPr>
              <w:t xml:space="preserve">仮称</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9">
            <w:pPr>
              <w:rPr/>
            </w:pPr>
            <w:r>
              <w:rPr>
                <w:rtl w:val="0"/>
              </w:rPr>
              <w:t xml:space="preserve">京都創成学園中学校（仮称）</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A">
            <w:pPr>
              <w:rPr/>
            </w:pPr>
            <w:r>
              <w:rPr>
                <w:b w:val="1"/>
                <w:bCs w:val="1"/>
                <w:rtl w:val="0"/>
              </w:rPr>
              <w:t xml:space="preserve">設置形態</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B">
            <w:pPr>
              <w:rPr/>
            </w:pPr>
            <w:r>
              <w:rPr>
                <w:rtl w:val="0"/>
              </w:rPr>
              <w:t xml:space="preserve">私立中学校（学校法人設立 → 学びの多様化学校指定）</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C">
            <w:pPr>
              <w:rPr/>
            </w:pPr>
            <w:r>
              <w:rPr>
                <w:b w:val="1"/>
                <w:bCs w:val="1"/>
                <w:rtl w:val="0"/>
              </w:rPr>
              <w:t xml:space="preserve">所在地</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D">
            <w:pPr>
              <w:rPr/>
            </w:pPr>
            <w:r>
              <w:rPr>
                <w:rtl w:val="0"/>
              </w:rPr>
              <w:t xml:space="preserve">京都市伏見区新複合施設内（ビルテナント型・ゴールフリー高等学院伏見キャンパス等と同居）</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E">
            <w:pPr>
              <w:rPr/>
            </w:pPr>
            <w:r>
              <w:rPr>
                <w:b w:val="1"/>
                <w:bCs w:val="1"/>
                <w:rtl w:val="0"/>
              </w:rPr>
              <w:t xml:space="preserve">規模</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F">
            <w:pPr>
              <w:rPr/>
            </w:pPr>
            <w:del w:id="9082" w:author="Claude" w:date="2026-10-13T00:00:00Z">
              <w:r>
                <w:rPr>
                  <w:rtl w:val="0"/>
                </w:rPr>
                <w:delText xml:space="preserve">定員90名（1学年30名×3学年）。2029年度30名→2030年度60名→2031年度90名で段階的に充足</w:delText>
              </w:r>
            </w:del>
            <w:ins w:id="9083" w:author="Claude" w:date="2026-10-13T00:00:00Z">
              <w:r>
                <w:rPr>
                  <w:rtl w:val="0"/>
                </w:rPr>
                <w:t xml:space="preserve">収容定員90名（1学年30名×3学年）。実在籍は2029年度30名→2030年度60名→2031年度90名を募集目標とし、初年度10〜20名の下振れと開校時の2・3年生転入は別シナリオで管理</w:t>
              </w:r>
            </w:ins>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80">
            <w:pPr>
              <w:rPr/>
            </w:pPr>
            <w:r>
              <w:rPr>
                <w:b w:val="1"/>
                <w:bCs w:val="1"/>
                <w:rtl w:val="0"/>
              </w:rPr>
              <w:t xml:space="preserve">運動場</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81">
            <w:pPr>
              <w:rPr/>
            </w:pPr>
            <w:del w:id="9084" w:author="Claude" w:date="2026-10-13T00:00:00Z">
              <w:r>
                <w:rPr>
                  <w:rtl w:val="0"/>
                </w:rPr>
                <w:delText xml:space="preserve">伏見桃山城運動公園 多目的グラウンドを長期賃借（設置基準第8条2項・第9条の例外規定を適用）</w:delText>
              </w:r>
            </w:del>
            <w:ins w:id="9085" w:author="Claude" w:date="2026-10-13T00:00:00Z">
              <w:r>
                <w:rPr>
                  <w:rtl w:val="0"/>
                </w:rPr>
                <w:t xml:space="preserve">伏見桃山城運動公園 多目的グラウンドの時間貸し利用を主案とする（長期賃借の成立や例外規定の適用は前提にしない。設置基準第8条・第12条の扱いを京都府と協議）</w:t>
              </w:r>
            </w:ins>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82">
            <w:pPr>
              <w:rPr/>
            </w:pPr>
            <w:r>
              <w:rPr>
                <w:b w:val="1"/>
                <w:bCs w:val="1"/>
                <w:rtl w:val="0"/>
              </w:rPr>
              <w:t xml:space="preserve">併設事業</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83">
            <w:pPr>
              <w:rPr/>
            </w:pPr>
            <w:del w:id="9086" w:author="Claude" w:date="2026-10-13T00:00:00Z">
              <w:r>
                <w:rPr>
                  <w:rtl w:val="0"/>
                </w:rPr>
                <w:delText xml:space="preserve">午後は学習塾として施設活用（別法人・席貸方式）</w:delText>
              </w:r>
            </w:del>
            <w:ins w:id="9087" w:author="Claude" w:date="2026-10-13T00:00:00Z">
              <w:r>
                <w:rPr>
                  <w:rtl w:val="0"/>
                </w:rPr>
                <w:t xml:space="preserve">夜間は学習塾として施設を活用する案（別法人・別会計。使用時間・契約・会計・記録管理を学校と分け、契約方式は府と確認）</w:t>
              </w:r>
            </w:ins>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84">
            <w:pPr>
              <w:rPr/>
            </w:pPr>
            <w:del w:id="9088" w:author="Claude" w:date="2026-10-13T00:00:00Z">
              <w:r>
                <w:rPr>
                  <w:b w:val="1"/>
                  <w:bCs w:val="1"/>
                  <w:rtl w:val="0"/>
                </w:rPr>
                <w:delText xml:space="preserve">2029年4月（確定・逆算スケジュールWBS管理）</w:delText>
              </w:r>
            </w:del>
            <w:ins w:id="9089" w:author="Claude" w:date="2026-10-13T00:00:00Z">
              <w:r>
                <w:rPr>
                  <w:b w:val="1"/>
                  <w:bCs w:val="1"/>
                  <w:rtl w:val="0"/>
                </w:rPr>
                <w:t xml:space="preserve">開校目標</w:t>
              </w:r>
            </w:ins>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85">
            <w:pPr>
              <w:rPr/>
            </w:pPr>
            <w:del w:id="9090" w:author="Claude" w:date="2026-10-13T00:00:00Z">
              <w:r>
                <w:rPr>
                  <w:b w:val="1"/>
                  <w:bCs w:val="1"/>
                  <w:rtl w:val="0"/>
                </w:rPr>
                <w:delText xml:space="preserve">2029〜2031年</w:delText>
              </w:r>
              <w:r>
                <w:rPr>
                  <w:rtl w:val="0"/>
                </w:rPr>
                <w:delText xml:space="preserve">（3〜5年後）</w:delText>
              </w:r>
            </w:del>
            <w:ins w:id="9091" w:author="Claude" w:date="2026-10-13T00:00:00Z">
              <w:r>
                <w:rPr>
                  <w:b w:val="1"/>
                  <w:bCs w:val="1"/>
                  <w:rtl w:val="0"/>
                </w:rPr>
                <w:t xml:space="preserve">2029年4月（工程は京都府・文部科学省との協議を踏まえて確定）</w:t>
              </w:r>
            </w:ins>
          </w:p>
        </w:tc>
      </w:tr>
    </w:tbl>
    <w:p w:rsidR="00000000" w:rsidDel="00000000" w:rsidP="00000000" w:rsidRDefault="00000000" w:rsidRPr="00000000" w14:paraId="00000086">
      <w:pPr>
        <w:pStyle w:val="Heading3"/>
        <w:widowControl w:val="0"/>
        <w:spacing w:after="80" w:before="280" w:lineRule="auto"/>
        <w:rPr>
          <w:b w:val="1"/>
          <w:bCs w:val="1"/>
          <w:color w:val="000000"/>
          <w:sz w:val="26"/>
          <w:szCs w:val="26"/>
        </w:rPr>
      </w:pPr>
      <w:bookmarkStart w:colFirst="0" w:colLast="0" w:name="_ejniv0gz1wi5" w:id="6"/>
      <w:bookmarkEnd w:id="6"/>
      <w:r>
        <w:rPr>
          <w:b w:val="1"/>
          <w:bCs w:val="1"/>
          <w:color w:val="595959"/>
          <w:sz w:val="22"/>
          <w:szCs w:val="22"/>
          <w:rtl w:val="0"/>
        </w:rPr>
        <w:t xml:space="preserve">教育の3本柱</w:t>
      </w:r>
      <w:r>
        <w:rPr>
          <w:rtl w:val="0"/>
        </w:rPr>
      </w:r>
    </w:p>
    <w:p w:rsidR="00000000" w:rsidDel="00000000" w:rsidP="00000000" w:rsidRDefault="00000000" w:rsidRPr="00000000" w14:paraId="00000087">
      <w:pPr>
        <w:numPr>
          <w:ilvl w:val="0"/>
          <w:numId w:val="4"/>
        </w:numPr>
        <w:spacing w:before="240" w:lineRule="auto"/>
        <w:ind w:left="720" w:hanging="360"/>
        <w:rPr>
          <w:color w:val="000000"/>
        </w:rPr>
      </w:pPr>
      <w:r>
        <w:rPr>
          <w:b w:val="1"/>
          <w:bCs w:val="1"/>
          <w:rtl w:val="0"/>
        </w:rPr>
        <w:t xml:space="preserve">少人数・柔軟な時間割</w:t>
      </w:r>
      <w:r>
        <w:rPr>
          <w:rtl w:val="0"/>
        </w:rPr>
        <w:t xml:space="preserve"> ── </w:t>
      </w:r>
      <w:del w:id="9092" w:author="Claude" w:date="2026-10-13T00:00:00Z">
        <w:r>
          <w:rPr>
            <w:rtl w:val="0"/>
          </w:rPr>
          <w:delText xml:space="preserve">1クラス20名以下</w:delText>
        </w:r>
      </w:del>
      <w:ins w:id="9093" w:author="Claude" w:date="2026-10-13T00:00:00Z">
        <w:r>
          <w:rPr>
            <w:rtl w:val="0"/>
          </w:rPr>
          <w:t xml:space="preserve">授業内の少人数グループ（20名以下。認可上の学級と区別し、分割指導の部屋・時間・職員を計画）</w:t>
        </w:r>
      </w:ins>
      <w:r>
        <w:rPr>
          <w:rtl w:val="0"/>
        </w:rPr>
        <w:t xml:space="preserve">、午後開始等の柔軟性</w:t>
      </w:r>
    </w:p>
    <w:p w:rsidR="00000000" w:rsidDel="00000000" w:rsidP="00000000" w:rsidRDefault="00000000" w:rsidRPr="00000000" w14:paraId="00000088">
      <w:pPr>
        <w:numPr>
          <w:ilvl w:val="0"/>
          <w:numId w:val="4"/>
        </w:numPr>
        <w:ind w:left="720" w:hanging="360"/>
        <w:rPr>
          <w:color w:val="000000"/>
        </w:rPr>
      </w:pPr>
      <w:r>
        <w:rPr>
          <w:b w:val="1"/>
          <w:bCs w:val="1"/>
          <w:rtl w:val="0"/>
        </w:rPr>
        <w:t xml:space="preserve">京都文化 × 探究学習</w:t>
      </w:r>
      <w:r>
        <w:rPr>
          <w:rtl w:val="0"/>
        </w:rPr>
        <w:t xml:space="preserve"> ── 茶道、書道、伝統工芸、大学連携、寺社での学び</w:t>
      </w:r>
    </w:p>
    <w:p w:rsidR="00000000" w:rsidDel="00000000" w:rsidP="00000000" w:rsidRDefault="00000000" w:rsidRPr="00000000" w14:paraId="00000089">
      <w:pPr>
        <w:numPr>
          <w:ilvl w:val="0"/>
          <w:numId w:val="4"/>
        </w:numPr>
        <w:spacing w:after="240" w:lineRule="auto"/>
        <w:ind w:left="720" w:hanging="360"/>
        <w:rPr>
          <w:color w:val="000000"/>
        </w:rPr>
      </w:pPr>
      <w:r>
        <w:rPr>
          <w:b w:val="1"/>
          <w:bCs w:val="1"/>
          <w:rtl w:val="0"/>
        </w:rPr>
        <w:t xml:space="preserve">手厚い個別支援</w:t>
      </w:r>
      <w:r>
        <w:rPr>
          <w:rtl w:val="0"/>
        </w:rPr>
        <w:t xml:space="preserve"> ── </w:t>
      </w:r>
      <w:del w:id="9094" w:author="Claude" w:date="2026-10-13T00:00:00Z">
        <w:r>
          <w:rPr>
            <w:rtl w:val="0"/>
          </w:rPr>
          <w:delText xml:space="preserve">SC・SSW・特別支援教育士 の常時配置</w:delText>
        </w:r>
      </w:del>
      <w:ins w:id="9095" w:author="Claude" w:date="2026-10-13T00:00:00Z">
        <w:r>
          <w:rPr>
            <w:rtl w:val="0"/>
          </w:rPr>
          <w:t xml:space="preserve">SC・SSW等の配置（常時配置か高頻度・巡回・委託かを予算・勤務と整合させて明記）</w:t>
        </w:r>
      </w:ins>
    </w:p>
    <w:p w:rsidR="00000000" w:rsidDel="00000000" w:rsidP="00000000" w:rsidRDefault="00000000" w:rsidRPr="00000000" w14:paraId="0000008A">
      <w:pPr>
        <w:pStyle w:val="Heading2"/>
        <w:widowControl w:val="0"/>
        <w:spacing w:after="80" w:before="360" w:lineRule="auto"/>
        <w:rPr>
          <w:b w:val="1"/>
          <w:bCs w:val="1"/>
          <w:color w:val="000000"/>
          <w:sz w:val="34"/>
          <w:szCs w:val="34"/>
        </w:rPr>
      </w:pPr>
      <w:bookmarkStart w:colFirst="0" w:colLast="0" w:name="_xnk3hhhkobzi" w:id="7"/>
      <w:bookmarkEnd w:id="7"/>
      <w:r>
        <w:rPr>
          <w:b w:val="1"/>
          <w:bCs w:val="1"/>
          <w:color w:val="990011"/>
          <w:rtl w:val="0"/>
        </w:rPr>
        <w:t xml:space="preserve">2.3 なぜ「ビルテナント型＋塾併用」モデルか</w:t>
      </w:r>
      <w:r>
        <w:rPr>
          <w:rtl w:val="0"/>
        </w:rPr>
      </w:r>
    </w:p>
    <w:p w:rsidR="00000000" w:rsidDel="00000000" w:rsidP="00000000" w:rsidRDefault="00000000" w:rsidRPr="00000000" w14:paraId="0000008B">
      <w:pPr>
        <w:pStyle w:val="Heading3"/>
        <w:widowControl w:val="0"/>
        <w:spacing w:after="80" w:before="280" w:lineRule="auto"/>
        <w:rPr>
          <w:b w:val="1"/>
          <w:bCs w:val="1"/>
          <w:color w:val="000000"/>
          <w:sz w:val="26"/>
          <w:szCs w:val="26"/>
        </w:rPr>
      </w:pPr>
      <w:bookmarkStart w:colFirst="0" w:colLast="0" w:name="_19uplcnre4ar" w:id="8"/>
      <w:bookmarkEnd w:id="8"/>
      <w:r>
        <w:rPr>
          <w:b w:val="1"/>
          <w:bCs w:val="1"/>
          <w:color w:val="595959"/>
          <w:sz w:val="22"/>
          <w:szCs w:val="22"/>
          <w:rtl w:val="0"/>
        </w:rPr>
        <w:t xml:space="preserve">従来型（郊外の広大な校地・独立校舎）の限界</w:t>
      </w:r>
      <w:r>
        <w:rPr>
          <w:rtl w:val="0"/>
        </w:rPr>
      </w:r>
    </w:p>
    <w:p w:rsidR="00000000" w:rsidDel="00000000" w:rsidP="00000000" w:rsidRDefault="00000000" w:rsidRPr="00000000" w14:paraId="0000008C">
      <w:pPr>
        <w:numPr>
          <w:ilvl w:val="0"/>
          <w:numId w:val="2"/>
        </w:numPr>
        <w:spacing w:before="240" w:lineRule="auto"/>
        <w:ind w:left="720" w:hanging="360"/>
        <w:rPr>
          <w:color w:val="000000"/>
        </w:rPr>
      </w:pPr>
      <w:r>
        <w:rPr>
          <w:rtl w:val="0"/>
        </w:rPr>
        <w:t xml:space="preserve">初期投資 5〜10億円</w:t>
      </w:r>
    </w:p>
    <w:p w:rsidR="00000000" w:rsidDel="00000000" w:rsidP="00000000" w:rsidRDefault="00000000" w:rsidRPr="00000000" w14:paraId="0000008D">
      <w:pPr>
        <w:numPr>
          <w:ilvl w:val="0"/>
          <w:numId w:val="2"/>
        </w:numPr>
        <w:ind w:left="720" w:hanging="360"/>
        <w:rPr>
          <w:color w:val="000000"/>
        </w:rPr>
      </w:pPr>
      <w:r>
        <w:rPr>
          <w:rtl w:val="0"/>
        </w:rPr>
        <w:t xml:space="preserve">不登校児童生徒には通学負担大</w:t>
      </w:r>
    </w:p>
    <w:p w:rsidR="00000000" w:rsidDel="00000000" w:rsidP="00000000" w:rsidRDefault="00000000" w:rsidRPr="00000000" w14:paraId="0000008E">
      <w:pPr>
        <w:numPr>
          <w:ilvl w:val="0"/>
          <w:numId w:val="2"/>
        </w:numPr>
        <w:spacing w:after="240" w:lineRule="auto"/>
        <w:ind w:left="720" w:hanging="360"/>
        <w:rPr>
          <w:color w:val="000000"/>
        </w:rPr>
      </w:pPr>
      <w:r>
        <w:rPr>
          <w:rtl w:val="0"/>
        </w:rPr>
        <w:t xml:space="preserve">京都市内では校地確保困難</w:t>
      </w:r>
    </w:p>
    <w:p w:rsidR="00000000" w:rsidDel="00000000" w:rsidP="00000000" w:rsidRDefault="00000000" w:rsidRPr="00000000" w14:paraId="0000008F">
      <w:pPr>
        <w:pStyle w:val="Heading3"/>
        <w:widowControl w:val="0"/>
        <w:spacing w:after="80" w:before="280" w:lineRule="auto"/>
        <w:rPr>
          <w:b w:val="1"/>
          <w:bCs w:val="1"/>
          <w:color w:val="000000"/>
          <w:sz w:val="26"/>
          <w:szCs w:val="26"/>
        </w:rPr>
      </w:pPr>
      <w:bookmarkStart w:colFirst="0" w:colLast="0" w:name="_ip0xnakogddi" w:id="9"/>
      <w:bookmarkEnd w:id="9"/>
      <w:r>
        <w:rPr>
          <w:b w:val="1"/>
          <w:bCs w:val="1"/>
          <w:color w:val="595959"/>
          <w:sz w:val="22"/>
          <w:szCs w:val="22"/>
          <w:rtl w:val="0"/>
        </w:rPr>
        <w:t xml:space="preserve">本提案のモデルの合理性</w:t>
      </w:r>
      <w:r>
        <w:rPr>
          <w:rtl w:val="0"/>
        </w:rPr>
      </w:r>
    </w:p>
    <w:tbl>
      <w:tblPr>
        <w:tblStyle w:val="Table3"/>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5"/>
        <w:gridCol w:w="5945"/>
        <w:tblGridChange w:id="0">
          <w:tblGrid>
            <w:gridCol w:w="3245"/>
            <w:gridCol w:w="594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0">
            <w:pPr>
              <w:jc w:val="center"/>
              <w:rPr/>
            </w:pPr>
            <w:r>
              <w:rPr>
                <w:b w:val="1"/>
                <w:bCs w:val="1"/>
                <w:rtl w:val="0"/>
              </w:rPr>
              <w:t xml:space="preserve">項目</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1">
            <w:pPr>
              <w:jc w:val="center"/>
              <w:rPr/>
            </w:pPr>
            <w:r>
              <w:rPr>
                <w:b w:val="1"/>
                <w:bCs w:val="1"/>
                <w:rtl w:val="0"/>
              </w:rPr>
              <w:t xml:space="preserve">効果</w:t>
            </w:r>
            <w:r>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2">
            <w:pPr>
              <w:rPr/>
            </w:pPr>
            <w:r>
              <w:rPr>
                <w:b w:val="1"/>
                <w:bCs w:val="1"/>
                <w:rtl w:val="0"/>
              </w:rPr>
              <w:t xml:space="preserve">ビルテナント型</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3">
            <w:pPr>
              <w:rPr/>
            </w:pPr>
            <w:r>
              <w:rPr>
                <w:rtl w:val="0"/>
              </w:rPr>
              <w:t xml:space="preserve">京都市中心部立地でアクセス良好、初期投資圧縮</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4">
            <w:pPr>
              <w:rPr/>
            </w:pPr>
            <w:del w:id="9096" w:author="Claude" w:date="2026-10-13T00:00:00Z">
              <w:r>
                <w:rPr>
                  <w:b w:val="1"/>
                  <w:bCs w:val="1"/>
                  <w:rtl w:val="0"/>
                </w:rPr>
                <w:delText xml:space="preserve">借地運動場</w:delText>
              </w:r>
            </w:del>
            <w:ins w:id="9097" w:author="Claude" w:date="2026-10-13T00:00:00Z">
              <w:r>
                <w:rPr>
                  <w:b w:val="1"/>
                  <w:bCs w:val="1"/>
                  <w:rtl w:val="0"/>
                </w:rPr>
                <w:t xml:space="preserve">公園の時間貸し利用</w:t>
              </w:r>
            </w:ins>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5">
            <w:pPr>
              <w:rPr/>
            </w:pPr>
            <w:del w:id="9098" w:author="Claude" w:date="2026-10-13T00:00:00Z">
              <w:r>
                <w:rPr>
                  <w:rtl w:val="0"/>
                </w:rPr>
                <w:delText xml:space="preserve">中学校設置基準の課題を柔軟に解決</w:delText>
              </w:r>
            </w:del>
            <w:ins w:id="9099" w:author="Claude" w:date="2026-10-13T00:00:00Z">
              <w:r>
                <w:rPr>
                  <w:rtl w:val="0"/>
                </w:rPr>
                <w:t xml:space="preserve">運動場の扱いは府の設置認可で個別判断。移動・予約・体育館・代替施設まで具体化</w:t>
              </w:r>
            </w:ins>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6">
            <w:pPr>
              <w:rPr/>
            </w:pPr>
            <w:r>
              <w:rPr>
                <w:b w:val="1"/>
                <w:bCs w:val="1"/>
                <w:rtl w:val="0"/>
              </w:rPr>
              <w:t xml:space="preserve">夜間は学習塾として施設活用（別法人・別会計、席貸方式）</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7">
            <w:pPr>
              <w:rPr/>
            </w:pPr>
            <w:del w:id="9100" w:author="Claude" w:date="2026-10-13T00:00:00Z">
              <w:r>
                <w:rPr>
                  <w:rtl w:val="0"/>
                </w:rPr>
                <w:delText xml:space="preserve">施設稼働率アップ、収益補完、開校前の運転資金確保</w:delText>
              </w:r>
            </w:del>
            <w:ins w:id="9101" w:author="Claude" w:date="2026-10-13T00:00:00Z">
              <w:r>
                <w:rPr>
                  <w:rtl w:val="0"/>
                </w:rPr>
                <w:t xml:space="preserve">施設稼働率の向上（学校会計とは分け、学校の相談・補習・居場所・会議の時間を確保）</w:t>
              </w:r>
            </w:ins>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8">
            <w:pPr>
              <w:rPr/>
            </w:pPr>
            <w:r>
              <w:rPr>
                <w:b w:val="1"/>
                <w:bCs w:val="1"/>
                <w:rtl w:val="0"/>
              </w:rPr>
              <w:t xml:space="preserve">少人数（1学年20〜30名）</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9">
            <w:pPr>
              <w:rPr/>
            </w:pPr>
            <w:r>
              <w:rPr>
                <w:rtl w:val="0"/>
              </w:rPr>
              <w:t xml:space="preserve">教育の質を担保、リスク抑制</w:t>
            </w:r>
          </w:p>
        </w:tc>
      </w:tr>
    </w:tbl>
    <w:p w:rsidR="00000000" w:rsidDel="00000000" w:rsidP="00000000" w:rsidRDefault="00000000" w:rsidRPr="00000000" w14:paraId="0000009A">
      <w:pPr>
        <w:pStyle w:val="Heading2"/>
        <w:widowControl w:val="0"/>
        <w:spacing w:after="80" w:before="360" w:lineRule="auto"/>
        <w:rPr>
          <w:b w:val="1"/>
          <w:bCs w:val="1"/>
          <w:color w:val="000000"/>
          <w:sz w:val="34"/>
          <w:szCs w:val="34"/>
        </w:rPr>
      </w:pPr>
      <w:bookmarkStart w:colFirst="0" w:colLast="0" w:name="_fcvsmhl1rqkn" w:id="10"/>
      <w:bookmarkEnd w:id="10"/>
      <w:r>
        <w:rPr>
          <w:b w:val="1"/>
          <w:bCs w:val="1"/>
          <w:color w:val="990011"/>
          <w:rtl w:val="0"/>
        </w:rPr>
        <w:t xml:space="preserve">2.4 私たちが目指すもの</w:t>
      </w:r>
      <w:r>
        <w:rPr>
          <w:rtl w:val="0"/>
        </w:rPr>
      </w:r>
    </w:p>
    <w:p w:rsidR="00000000" w:rsidDel="00000000" w:rsidP="00000000" w:rsidRDefault="00000000" w:rsidRPr="00000000" w14:paraId="0000009B">
      <w:pPr>
        <w:pStyle w:val="Heading3"/>
        <w:widowControl w:val="0"/>
        <w:spacing w:after="80" w:before="280" w:lineRule="auto"/>
        <w:rPr>
          <w:b w:val="1"/>
          <w:bCs w:val="1"/>
          <w:color w:val="000000"/>
          <w:sz w:val="26"/>
          <w:szCs w:val="26"/>
        </w:rPr>
      </w:pPr>
      <w:bookmarkStart w:colFirst="0" w:colLast="0" w:name="_3r6r3mh7nfn1" w:id="11"/>
      <w:bookmarkEnd w:id="11"/>
      <w:r>
        <w:rPr>
          <w:b w:val="1"/>
          <w:bCs w:val="1"/>
          <w:color w:val="595959"/>
          <w:sz w:val="22"/>
          <w:szCs w:val="22"/>
          <w:rtl w:val="0"/>
        </w:rPr>
        <w:t xml:space="preserve">ミッション</w:t>
      </w:r>
      <w:r>
        <w:rPr>
          <w:rtl w:val="0"/>
        </w:rPr>
      </w:r>
    </w:p>
    <w:p w:rsidR="00000000" w:rsidDel="00000000" w:rsidP="00000000" w:rsidRDefault="00000000" w:rsidRPr="00000000" w14:paraId="0000009C">
      <w:pPr>
        <w:spacing w:after="240" w:before="240" w:lineRule="auto"/>
        <w:ind w:left="600" w:right="600" w:firstLine="0"/>
        <w:rPr>
          <w:b w:val="1"/>
          <w:bCs w:val="1"/>
        </w:rPr>
      </w:pPr>
      <w:r>
        <w:rPr>
          <w:b w:val="1"/>
          <w:bCs w:val="1"/>
          <w:rtl w:val="0"/>
        </w:rPr>
        <w:t xml:space="preserve">「京都のすべての子どもが、自分らしい学びの場を持てる社会を実現する」</w:t>
      </w:r>
    </w:p>
    <w:p w:rsidR="00000000" w:rsidDel="00000000" w:rsidP="00000000" w:rsidRDefault="00000000" w:rsidRPr="00000000" w14:paraId="0000009D">
      <w:pPr>
        <w:pStyle w:val="Heading3"/>
        <w:widowControl w:val="0"/>
        <w:spacing w:after="80" w:before="280" w:lineRule="auto"/>
        <w:rPr>
          <w:b w:val="1"/>
          <w:bCs w:val="1"/>
          <w:color w:val="000000"/>
          <w:sz w:val="26"/>
          <w:szCs w:val="26"/>
        </w:rPr>
      </w:pPr>
      <w:bookmarkStart w:colFirst="0" w:colLast="0" w:name="_1fuia4n2w6bv" w:id="12"/>
      <w:bookmarkEnd w:id="12"/>
      <w:r>
        <w:rPr>
          <w:b w:val="1"/>
          <w:bCs w:val="1"/>
          <w:color w:val="595959"/>
          <w:sz w:val="22"/>
          <w:szCs w:val="22"/>
          <w:rtl w:val="0"/>
        </w:rPr>
        <w:t xml:space="preserve">ビジョン（10年後）</w:t>
      </w:r>
      <w:r>
        <w:rPr>
          <w:rtl w:val="0"/>
        </w:rPr>
      </w:r>
    </w:p>
    <w:p w:rsidR="00000000" w:rsidDel="00000000" w:rsidP="00000000" w:rsidRDefault="00000000" w:rsidRPr="00000000" w14:paraId="0000009E">
      <w:pPr>
        <w:numPr>
          <w:ilvl w:val="0"/>
          <w:numId w:val="1"/>
        </w:numPr>
        <w:spacing w:before="240" w:lineRule="auto"/>
        <w:ind w:left="720" w:hanging="360"/>
        <w:rPr>
          <w:color w:val="000000"/>
        </w:rPr>
      </w:pPr>
      <w:r>
        <w:rPr>
          <w:rtl w:val="0"/>
        </w:rPr>
        <w:t xml:space="preserve">京都府初の </w:t>
      </w:r>
      <w:r>
        <w:rPr>
          <w:b w:val="1"/>
          <w:bCs w:val="1"/>
          <w:rtl w:val="0"/>
        </w:rPr>
        <w:t xml:space="preserve">私立学びの多様化学校</w:t>
      </w:r>
      <w:r>
        <w:rPr>
          <w:rtl w:val="0"/>
        </w:rPr>
        <w:t xml:space="preserve"> として、</w:t>
      </w:r>
      <w:del w:id="9102" w:author="Claude" w:date="2026-10-13T00:00:00Z">
        <w:r>
          <w:rPr>
            <w:rtl w:val="0"/>
          </w:rPr>
          <w:delText xml:space="preserve">京都府内の受け皿不足を解消</w:delText>
        </w:r>
      </w:del>
      <w:ins w:id="9103" w:author="Claude" w:date="2026-10-13T00:00:00Z">
        <w:r>
          <w:rPr>
            <w:rtl w:val="0"/>
          </w:rPr>
          <w:t xml:space="preserve">京都府内の不登校生徒の学びの選択肢を広げる</w:t>
        </w:r>
      </w:ins>
    </w:p>
    <w:p w:rsidR="00000000" w:rsidDel="00000000" w:rsidP="00000000" w:rsidRDefault="00000000" w:rsidRPr="00000000" w14:paraId="0000009F">
      <w:pPr>
        <w:numPr>
          <w:ilvl w:val="0"/>
          <w:numId w:val="1"/>
        </w:numPr>
        <w:ind w:left="720" w:hanging="360"/>
        <w:rPr>
          <w:color w:val="000000"/>
        </w:rPr>
      </w:pPr>
      <w:r>
        <w:rPr>
          <w:b w:val="1"/>
          <w:bCs w:val="1"/>
          <w:rtl w:val="0"/>
        </w:rPr>
        <w:t xml:space="preserve">京都モデル</w:t>
      </w:r>
      <w:r>
        <w:rPr>
          <w:rtl w:val="0"/>
        </w:rPr>
        <w:t xml:space="preserve"> として全国から視察・研究対象に</w:t>
      </w:r>
    </w:p>
    <w:p w:rsidR="00000000" w:rsidDel="00000000" w:rsidP="00000000" w:rsidRDefault="00000000" w:rsidRPr="00000000" w14:paraId="000000A0">
      <w:pPr>
        <w:numPr>
          <w:ilvl w:val="0"/>
          <w:numId w:val="1"/>
        </w:numPr>
        <w:spacing w:after="240" w:lineRule="auto"/>
        <w:ind w:left="720" w:hanging="360"/>
        <w:rPr>
          <w:color w:val="000000"/>
        </w:rPr>
      </w:pPr>
      <w:del w:id="9104" w:author="Claude" w:date="2026-10-13T00:00:00Z">
        <w:r>
          <w:rPr>
            <w:rtl w:val="0"/>
          </w:rPr>
          <w:delText xml:space="preserve">卒業生ネットワークを基盤に、</w:delText>
        </w:r>
        <w:r>
          <w:rPr>
            <w:b w:val="1"/>
            <w:bCs w:val="1"/>
            <w:rtl w:val="0"/>
          </w:rPr>
          <w:delText xml:space="preserve">高校・小学校</w:delText>
        </w:r>
        <w:r>
          <w:rPr>
            <w:rtl w:val="0"/>
          </w:rPr>
          <w:delText xml:space="preserve"> の併設も視野</w:delText>
        </w:r>
      </w:del>
      <w:ins w:id="9105" w:author="Claude" w:date="2026-10-13T00:00:00Z">
        <w:r>
          <w:rPr>
            <w:rtl w:val="0"/>
          </w:rPr>
          <w:t xml:space="preserve">中学校の運営が安定した後に、高校段階・小学校段階の展開を別事業として検討</w:t>
        </w:r>
      </w:ins>
    </w:p>
    <w:p w:rsidR="00000000" w:rsidDel="00000000" w:rsidP="00000000" w:rsidRDefault="00000000" w:rsidRPr="00000000" w14:paraId="000000A1">
      <w:pPr>
        <w:pStyle w:val="Heading1"/>
        <w:pageBreakBefore w:val="1"/>
        <w:spacing w:after="200" w:before="360" w:lineRule="auto"/>
        <w:rPr/>
      </w:pPr>
      <w:r>
        <w:rPr>
          <w:b w:val="1"/>
          <w:bCs w:val="1"/>
          <w:color w:val="1e2761"/>
          <w:rtl w:val="0"/>
        </w:rPr>
        <w:t xml:space="preserve">3. 構想の全体像：成基「学びのグランドデザイン」</w:t>
      </w:r>
      <w:r>
        <w:rPr>
          <w:rtl w:val="0"/>
        </w:rPr>
      </w:r>
    </w:p>
    <w:p w:rsidR="00000000" w:rsidDel="00000000" w:rsidP="00000000" w:rsidRDefault="00000000" w:rsidRPr="00000000" w14:paraId="000000A2">
      <w:pPr>
        <w:spacing w:after="140" w:line="360" w:lineRule="auto"/>
        <w:rPr/>
      </w:pPr>
      <w:r>
        <w:rPr>
          <w:color w:val="000000"/>
          <w:rtl w:val="0"/>
        </w:rPr>
        <w:t xml:space="preserve">小学生から高校生までを、京都市伏見区の新校舎を中核として制度の切れ目なく支える。オンライン（シンガク）と通学（オルタナティブスクール）を相互に往還し、中学生は学びの多様化学校で「特別の教育課程」による学び直しと探究に進み、</w:t>
      </w:r>
      <w:del w:id="9106" w:author="Claude" w:date="2026-10-13T00:00:00Z">
        <w:r>
          <w:rPr>
            <w:color w:val="000000"/>
            <w:rtl w:val="0"/>
          </w:rPr>
          <w:delText xml:space="preserve">卒業後はゴールフリー高等学院（または高等学校）へ接続する。</w:delText>
        </w:r>
      </w:del>
      <w:ins w:id="9107" w:author="Claude" w:date="2026-10-13T00:00:00Z">
        <w:r>
          <w:rPr>
            <w:color w:val="000000"/>
            <w:rtl w:val="0"/>
          </w:rPr>
          <w:t xml:space="preserve">卒業後はゴールフリー高等学院を含む複数の進路から本人・保護者が選ぶ。</w:t>
        </w:r>
      </w:ins>
      <w:r>
        <w:rPr>
          <w:rtl w:val="0"/>
        </w:rPr>
      </w:r>
    </w:p>
    <w:tbl>
      <w:tblPr>
        <w:tblStyle w:val="Table4"/>
        <w:tblW w:w="9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450"/>
        <w:gridCol w:w="2450"/>
        <w:gridCol w:w="2700"/>
        <w:tblGridChange w:id="0">
          <w:tblGrid>
            <w:gridCol w:w="1500"/>
            <w:gridCol w:w="2450"/>
            <w:gridCol w:w="2450"/>
            <w:gridCol w:w="2700"/>
          </w:tblGrid>
        </w:tblGridChange>
      </w:tblGrid>
      <w:tr>
        <w:trPr>
          <w:cantSplit w:val="0"/>
          <w:tblHeader w:val="1"/>
        </w:trPr>
        <w:tc>
          <w:tcPr>
            <w:shd w:fill="1e2761" w:val="clear"/>
            <w:tcMar>
              <w:top w:w="60.0" w:type="dxa"/>
              <w:left w:w="90.0" w:type="dxa"/>
              <w:bottom w:w="60.0" w:type="dxa"/>
              <w:right w:w="90.0" w:type="dxa"/>
            </w:tcMar>
          </w:tcPr>
          <w:p w:rsidR="00000000" w:rsidDel="00000000" w:rsidP="00000000" w:rsidRDefault="00000000" w:rsidRPr="00000000" w14:paraId="000000A3">
            <w:pPr>
              <w:jc w:val="center"/>
              <w:rPr/>
            </w:pPr>
            <w:r>
              <w:rPr>
                <w:b w:val="1"/>
                <w:bCs w:val="1"/>
                <w:color w:val="ffffff"/>
                <w:sz w:val="18"/>
                <w:szCs w:val="18"/>
                <w:rtl w:val="0"/>
              </w:rPr>
              <w:t xml:space="preserve">段階</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0A4">
            <w:pPr>
              <w:jc w:val="center"/>
              <w:rPr/>
            </w:pPr>
            <w:r>
              <w:rPr>
                <w:b w:val="1"/>
                <w:bCs w:val="1"/>
                <w:color w:val="ffffff"/>
                <w:sz w:val="18"/>
                <w:szCs w:val="18"/>
                <w:rtl w:val="0"/>
              </w:rPr>
              <w:t xml:space="preserve">既存（現在）</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0A5">
            <w:pPr>
              <w:jc w:val="center"/>
              <w:rPr/>
            </w:pPr>
            <w:r>
              <w:rPr>
                <w:b w:val="1"/>
                <w:bCs w:val="1"/>
                <w:color w:val="ffffff"/>
                <w:sz w:val="18"/>
                <w:szCs w:val="18"/>
                <w:rtl w:val="0"/>
              </w:rPr>
              <w:t xml:space="preserve">新設（本構想）</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0A6">
            <w:pPr>
              <w:jc w:val="center"/>
              <w:rPr/>
            </w:pPr>
            <w:r>
              <w:rPr>
                <w:b w:val="1"/>
                <w:bCs w:val="1"/>
                <w:color w:val="ffffff"/>
                <w:sz w:val="18"/>
                <w:szCs w:val="18"/>
                <w:rtl w:val="0"/>
              </w:rPr>
              <w:t xml:space="preserve">接続の設計</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A7">
            <w:pPr>
              <w:rPr/>
            </w:pPr>
            <w:r>
              <w:rPr>
                <w:b w:val="1"/>
                <w:bCs w:val="1"/>
                <w:color w:val="000000"/>
                <w:sz w:val="17"/>
                <w:szCs w:val="17"/>
                <w:rtl w:val="0"/>
              </w:rPr>
              <w:t xml:space="preserve">小学生</w:t>
            </w:r>
            <w:r>
              <w:rPr>
                <w:rtl w:val="0"/>
              </w:rPr>
            </w:r>
          </w:p>
        </w:tc>
        <w:tc>
          <w:tcPr>
            <w:tcMar>
              <w:top w:w="60.0" w:type="dxa"/>
              <w:left w:w="90.0" w:type="dxa"/>
              <w:bottom w:w="60.0" w:type="dxa"/>
              <w:right w:w="90.0" w:type="dxa"/>
            </w:tcMar>
          </w:tcPr>
          <w:p w:rsidR="00000000" w:rsidDel="00000000" w:rsidP="00000000" w:rsidRDefault="00000000" w:rsidRPr="00000000" w14:paraId="000000A8">
            <w:pPr>
              <w:rPr/>
            </w:pPr>
            <w:r>
              <w:rPr>
                <w:color w:val="000000"/>
                <w:sz w:val="17"/>
                <w:szCs w:val="17"/>
                <w:rtl w:val="0"/>
              </w:rPr>
              <w:t xml:space="preserve">シンガク（オンラインFS）</w:t>
            </w:r>
            <w:r>
              <w:rPr>
                <w:rtl w:val="0"/>
              </w:rPr>
            </w:r>
          </w:p>
        </w:tc>
        <w:tc>
          <w:tcPr>
            <w:tcMar>
              <w:top w:w="60.0" w:type="dxa"/>
              <w:left w:w="90.0" w:type="dxa"/>
              <w:bottom w:w="60.0" w:type="dxa"/>
              <w:right w:w="90.0" w:type="dxa"/>
            </w:tcMar>
          </w:tcPr>
          <w:p w:rsidR="00000000" w:rsidDel="00000000" w:rsidP="00000000" w:rsidRDefault="00000000" w:rsidRPr="00000000" w14:paraId="000000A9">
            <w:pPr>
              <w:rPr/>
            </w:pPr>
            <w:r>
              <w:rPr>
                <w:color w:val="000000"/>
                <w:sz w:val="17"/>
                <w:szCs w:val="17"/>
                <w:rtl w:val="0"/>
              </w:rPr>
              <w:t xml:space="preserve">オルタナティブスクール小学部（伏見・新校舎）</w:t>
            </w:r>
            <w:r>
              <w:rPr>
                <w:rtl w:val="0"/>
              </w:rPr>
            </w:r>
          </w:p>
        </w:tc>
        <w:tc>
          <w:tcPr>
            <w:tcMar>
              <w:top w:w="60.0" w:type="dxa"/>
              <w:left w:w="90.0" w:type="dxa"/>
              <w:bottom w:w="60.0" w:type="dxa"/>
              <w:right w:w="90.0" w:type="dxa"/>
            </w:tcMar>
          </w:tcPr>
          <w:p w:rsidR="00000000" w:rsidDel="00000000" w:rsidP="00000000" w:rsidRDefault="00000000" w:rsidRPr="00000000" w14:paraId="000000AA">
            <w:pPr>
              <w:rPr/>
            </w:pPr>
            <w:r>
              <w:rPr>
                <w:color w:val="000000"/>
                <w:sz w:val="17"/>
                <w:szCs w:val="17"/>
                <w:rtl w:val="0"/>
              </w:rPr>
              <w:t xml:space="preserve">オンライン⇔通学の相互往還。出席扱いノウハウを共通基盤に</w:t>
            </w:r>
            <w:r>
              <w:rPr>
                <w:rtl w:val="0"/>
              </w:rPr>
            </w:r>
          </w:p>
        </w:tc>
      </w:tr>
      <w:tr>
        <w:trPr>
          <w:cantSplit w:val="0"/>
          <w:tblHeader w:val="0"/>
        </w:trPr>
        <w:tc>
          <w:tcPr>
            <w:shd w:fill="edf0fa" w:val="clear"/>
            <w:tcMar>
              <w:top w:w="60.0" w:type="dxa"/>
              <w:left w:w="90.0" w:type="dxa"/>
              <w:bottom w:w="60.0" w:type="dxa"/>
              <w:right w:w="90.0" w:type="dxa"/>
            </w:tcMar>
          </w:tcPr>
          <w:p w:rsidR="00000000" w:rsidDel="00000000" w:rsidP="00000000" w:rsidRDefault="00000000" w:rsidRPr="00000000" w14:paraId="000000AB">
            <w:pPr>
              <w:rPr/>
            </w:pPr>
            <w:r>
              <w:rPr>
                <w:b w:val="1"/>
                <w:bCs w:val="1"/>
                <w:color w:val="000000"/>
                <w:sz w:val="17"/>
                <w:szCs w:val="17"/>
                <w:rtl w:val="0"/>
              </w:rPr>
              <w:t xml:space="preserve">中学生</w:t>
            </w:r>
            <w:r>
              <w:rPr>
                <w:rtl w:val="0"/>
              </w:rPr>
            </w:r>
          </w:p>
        </w:tc>
        <w:tc>
          <w:tcPr>
            <w:shd w:fill="edf0fa" w:val="clear"/>
            <w:tcMar>
              <w:top w:w="60.0" w:type="dxa"/>
              <w:left w:w="90.0" w:type="dxa"/>
              <w:bottom w:w="60.0" w:type="dxa"/>
              <w:right w:w="90.0" w:type="dxa"/>
            </w:tcMar>
          </w:tcPr>
          <w:p w:rsidR="00000000" w:rsidDel="00000000" w:rsidP="00000000" w:rsidRDefault="00000000" w:rsidRPr="00000000" w14:paraId="000000AC">
            <w:pPr>
              <w:rPr/>
            </w:pPr>
            <w:r>
              <w:rPr>
                <w:color w:val="000000"/>
                <w:sz w:val="17"/>
                <w:szCs w:val="17"/>
                <w:rtl w:val="0"/>
              </w:rPr>
              <w:t xml:space="preserve">シンガク</w:t>
            </w:r>
            <w:r>
              <w:rPr>
                <w:rtl w:val="0"/>
              </w:rPr>
            </w:r>
          </w:p>
        </w:tc>
        <w:tc>
          <w:tcPr>
            <w:shd w:fill="edf0fa" w:val="clear"/>
            <w:tcMar>
              <w:top w:w="60.0" w:type="dxa"/>
              <w:left w:w="90.0" w:type="dxa"/>
              <w:bottom w:w="60.0" w:type="dxa"/>
              <w:right w:w="90.0" w:type="dxa"/>
            </w:tcMar>
          </w:tcPr>
          <w:p w:rsidR="00000000" w:rsidDel="00000000" w:rsidP="00000000" w:rsidRDefault="00000000" w:rsidRPr="00000000" w14:paraId="000000AD">
            <w:pPr>
              <w:rPr/>
            </w:pPr>
            <w:r>
              <w:rPr>
                <w:color w:val="000000"/>
                <w:sz w:val="17"/>
                <w:szCs w:val="17"/>
                <w:rtl w:val="0"/>
              </w:rPr>
              <w:t xml:space="preserve">オルタナティブスクール中学部 →（学校法人化）学びの多様化学校</w:t>
            </w:r>
            <w:r>
              <w:rPr>
                <w:rtl w:val="0"/>
              </w:rPr>
            </w:r>
          </w:p>
        </w:tc>
        <w:tc>
          <w:tcPr>
            <w:shd w:fill="edf0fa" w:val="clear"/>
            <w:tcMar>
              <w:top w:w="60.0" w:type="dxa"/>
              <w:left w:w="90.0" w:type="dxa"/>
              <w:bottom w:w="60.0" w:type="dxa"/>
              <w:right w:w="90.0" w:type="dxa"/>
            </w:tcMar>
          </w:tcPr>
          <w:p w:rsidR="00000000" w:rsidDel="00000000" w:rsidP="00000000" w:rsidRDefault="00000000" w:rsidRPr="00000000" w14:paraId="000000AE">
            <w:pPr>
              <w:rPr/>
            </w:pPr>
            <w:del w:id="9108" w:author="Claude" w:date="2026-10-13T00:00:00Z">
              <w:r>
                <w:rPr>
                  <w:color w:val="000000"/>
                  <w:sz w:val="17"/>
                  <w:szCs w:val="17"/>
                  <w:rtl w:val="0"/>
                </w:rPr>
                <w:delText xml:space="preserve">オルタナ在籍生が多様化学校の第一期生候補。同一校舎で接続</w:delText>
              </w:r>
            </w:del>
            <w:ins w:id="9109" w:author="Claude" w:date="2026-10-13T00:00:00Z">
              <w:r>
                <w:rPr>
                  <w:color w:val="000000"/>
                  <w:sz w:val="17"/>
                  <w:szCs w:val="17"/>
                  <w:rtl w:val="0"/>
                </w:rPr>
                <w:t xml:space="preserve">オルタナティブスクールと中学校は運営主体・学籍・会計を分ける。オルタナから中学校への転籍を前提にした募集は行わない</w:t>
              </w:r>
            </w:ins>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AF">
            <w:pPr>
              <w:rPr/>
            </w:pPr>
            <w:r>
              <w:rPr>
                <w:b w:val="1"/>
                <w:bCs w:val="1"/>
                <w:color w:val="000000"/>
                <w:sz w:val="17"/>
                <w:szCs w:val="17"/>
                <w:rtl w:val="0"/>
              </w:rPr>
              <w:t xml:space="preserve">高校生</w:t>
            </w:r>
            <w:r>
              <w:rPr>
                <w:rtl w:val="0"/>
              </w:rPr>
            </w:r>
          </w:p>
        </w:tc>
        <w:tc>
          <w:tcPr>
            <w:tcMar>
              <w:top w:w="60.0" w:type="dxa"/>
              <w:left w:w="90.0" w:type="dxa"/>
              <w:bottom w:w="60.0" w:type="dxa"/>
              <w:right w:w="90.0" w:type="dxa"/>
            </w:tcMar>
          </w:tcPr>
          <w:p w:rsidR="00000000" w:rsidDel="00000000" w:rsidP="00000000" w:rsidRDefault="00000000" w:rsidRPr="00000000" w14:paraId="000000B0">
            <w:pPr>
              <w:rPr/>
            </w:pPr>
            <w:r>
              <w:rPr>
                <w:color w:val="000000"/>
                <w:sz w:val="17"/>
                <w:szCs w:val="17"/>
                <w:rtl w:val="0"/>
              </w:rPr>
              <w:t xml:space="preserve">ゴールフリー高等学院（進学率90%超）</w:t>
            </w:r>
            <w:r>
              <w:rPr>
                <w:rtl w:val="0"/>
              </w:rPr>
            </w:r>
          </w:p>
        </w:tc>
        <w:tc>
          <w:tcPr>
            <w:tcMar>
              <w:top w:w="60.0" w:type="dxa"/>
              <w:left w:w="90.0" w:type="dxa"/>
              <w:bottom w:w="60.0" w:type="dxa"/>
              <w:right w:w="90.0" w:type="dxa"/>
            </w:tcMar>
          </w:tcPr>
          <w:p w:rsidR="00000000" w:rsidDel="00000000" w:rsidP="00000000" w:rsidRDefault="00000000" w:rsidRPr="00000000" w14:paraId="000000B1">
            <w:pPr>
              <w:rPr/>
            </w:pPr>
            <w:r>
              <w:rPr>
                <w:color w:val="990011"/>
                <w:sz w:val="17"/>
                <w:szCs w:val="17"/>
                <w:rtl w:val="0"/>
              </w:rPr>
              <w:t xml:space="preserve">（A）高等学院のまま／（B）ゴールフリー高等学校へ移行</w:t>
            </w:r>
            <w:r>
              <w:rPr>
                <w:rtl w:val="0"/>
              </w:rPr>
            </w:r>
          </w:p>
        </w:tc>
        <w:tc>
          <w:tcPr>
            <w:tcMar>
              <w:top w:w="60.0" w:type="dxa"/>
              <w:left w:w="90.0" w:type="dxa"/>
              <w:bottom w:w="60.0" w:type="dxa"/>
              <w:right w:w="90.0" w:type="dxa"/>
            </w:tcMar>
          </w:tcPr>
          <w:p w:rsidR="00000000" w:rsidDel="00000000" w:rsidP="00000000" w:rsidRDefault="00000000" w:rsidRPr="00000000" w14:paraId="000000B2">
            <w:pPr>
              <w:rPr/>
            </w:pPr>
            <w:del w:id="9110" w:author="Claude" w:date="2026-10-13T00:00:00Z">
              <w:r>
                <w:rPr>
                  <w:color w:val="000000"/>
                  <w:sz w:val="17"/>
                  <w:szCs w:val="17"/>
                  <w:rtl w:val="0"/>
                </w:rPr>
                <w:delText xml:space="preserve">多様化学校卒業生の出口。2パターンを本書7章で比較</w:delText>
              </w:r>
            </w:del>
            <w:ins w:id="9111" w:author="Claude" w:date="2026-10-13T00:00:00Z">
              <w:r>
                <w:rPr>
                  <w:color w:val="000000"/>
                  <w:sz w:val="17"/>
                  <w:szCs w:val="17"/>
                  <w:rtl w:val="0"/>
                </w:rPr>
                <w:t xml:space="preserve">進路の選択肢の一つ（内部進学・自動転籍を前提にしない）。2パターンを本書9章で比較</w:t>
              </w:r>
            </w:ins>
            <w:r>
              <w:rPr>
                <w:rtl w:val="0"/>
              </w:rPr>
            </w:r>
          </w:p>
        </w:tc>
      </w:tr>
      <w:tr>
        <w:trPr>
          <w:cantSplit w:val="0"/>
          <w:tblHeader w:val="0"/>
        </w:trPr>
        <w:tc>
          <w:tcPr>
            <w:shd w:fill="edf0fa" w:val="clear"/>
            <w:tcMar>
              <w:top w:w="60.0" w:type="dxa"/>
              <w:left w:w="90.0" w:type="dxa"/>
              <w:bottom w:w="60.0" w:type="dxa"/>
              <w:right w:w="90.0" w:type="dxa"/>
            </w:tcMar>
          </w:tcPr>
          <w:p w:rsidR="00000000" w:rsidDel="00000000" w:rsidP="00000000" w:rsidRDefault="00000000" w:rsidRPr="00000000" w14:paraId="000000B3">
            <w:pPr>
              <w:rPr/>
            </w:pPr>
            <w:r>
              <w:rPr>
                <w:b w:val="1"/>
                <w:bCs w:val="1"/>
                <w:color w:val="000000"/>
                <w:sz w:val="17"/>
                <w:szCs w:val="17"/>
                <w:rtl w:val="0"/>
              </w:rPr>
              <w:t xml:space="preserve">拠点</w:t>
            </w:r>
            <w:r>
              <w:rPr>
                <w:rtl w:val="0"/>
              </w:rPr>
            </w:r>
          </w:p>
        </w:tc>
        <w:tc>
          <w:tcPr>
            <w:shd w:fill="edf0fa" w:val="clear"/>
            <w:tcMar>
              <w:top w:w="60.0" w:type="dxa"/>
              <w:left w:w="90.0" w:type="dxa"/>
              <w:bottom w:w="60.0" w:type="dxa"/>
              <w:right w:w="90.0" w:type="dxa"/>
            </w:tcMar>
          </w:tcPr>
          <w:p w:rsidR="00000000" w:rsidDel="00000000" w:rsidP="00000000" w:rsidRDefault="00000000" w:rsidRPr="00000000" w14:paraId="000000B4">
            <w:pPr>
              <w:rPr/>
            </w:pPr>
            <w:r>
              <w:rPr>
                <w:color w:val="000000"/>
                <w:sz w:val="17"/>
                <w:szCs w:val="17"/>
                <w:rtl w:val="0"/>
              </w:rPr>
              <w:t xml:space="preserve">京都・滋賀に分散</w:t>
            </w:r>
            <w:r>
              <w:rPr>
                <w:rtl w:val="0"/>
              </w:rPr>
            </w:r>
          </w:p>
        </w:tc>
        <w:tc>
          <w:tcPr>
            <w:shd w:fill="edf0fa" w:val="clear"/>
            <w:tcMar>
              <w:top w:w="60.0" w:type="dxa"/>
              <w:left w:w="90.0" w:type="dxa"/>
              <w:bottom w:w="60.0" w:type="dxa"/>
              <w:right w:w="90.0" w:type="dxa"/>
            </w:tcMar>
          </w:tcPr>
          <w:p w:rsidR="00000000" w:rsidDel="00000000" w:rsidP="00000000" w:rsidRDefault="00000000" w:rsidRPr="00000000" w14:paraId="000000B5">
            <w:pPr>
              <w:rPr/>
            </w:pPr>
            <w:r>
              <w:rPr>
                <w:color w:val="000000"/>
                <w:sz w:val="17"/>
                <w:szCs w:val="17"/>
                <w:rtl w:val="0"/>
              </w:rPr>
              <w:t xml:space="preserve">伏見・新校舎に小中機能を集約</w:t>
            </w:r>
            <w:r>
              <w:rPr>
                <w:rtl w:val="0"/>
              </w:rPr>
            </w:r>
          </w:p>
        </w:tc>
        <w:tc>
          <w:tcPr>
            <w:shd w:fill="edf0fa" w:val="clear"/>
            <w:tcMar>
              <w:top w:w="60.0" w:type="dxa"/>
              <w:left w:w="90.0" w:type="dxa"/>
              <w:bottom w:w="60.0" w:type="dxa"/>
              <w:right w:w="90.0" w:type="dxa"/>
            </w:tcMar>
          </w:tcPr>
          <w:p w:rsidR="00000000" w:rsidDel="00000000" w:rsidP="00000000" w:rsidRDefault="00000000" w:rsidRPr="00000000" w14:paraId="000000B6">
            <w:pPr>
              <w:rPr/>
            </w:pPr>
            <w:del w:id="9112" w:author="Claude" w:date="2026-10-13T00:00:00Z">
              <w:r>
                <w:rPr>
                  <w:color w:val="000000"/>
                  <w:sz w:val="17"/>
                  <w:szCs w:val="17"/>
                  <w:rtl w:val="0"/>
                </w:rPr>
                <w:delText xml:space="preserve">施設・スタッフをグループ共用し固定費を圧縮</w:delText>
              </w:r>
            </w:del>
            <w:ins w:id="9113" w:author="Claude" w:date="2026-10-13T00:00:00Z">
              <w:r>
                <w:rPr>
                  <w:color w:val="000000"/>
                  <w:sz w:val="17"/>
                  <w:szCs w:val="17"/>
                  <w:rtl w:val="0"/>
                </w:rPr>
                <w:t xml:space="preserve">事業ごとに運営主体・契約・会計を分け、共用は使用実態に基づいて契約で定める</w:t>
              </w:r>
            </w:ins>
            <w:r>
              <w:rPr>
                <w:rtl w:val="0"/>
              </w:rPr>
            </w:r>
          </w:p>
        </w:tc>
      </w:tr>
    </w:tbl>
    <w:p w:rsidR="00000000" w:rsidDel="00000000" w:rsidP="00000000" w:rsidRDefault="00000000" w:rsidRPr="00000000" w14:paraId="000000B7">
      <w:pPr>
        <w:spacing w:after="140" w:line="360" w:lineRule="auto"/>
        <w:rPr/>
      </w:pPr>
      <w:del w:id="9114" w:author="Claude" w:date="2026-10-13T00:00:00Z">
        <w:r>
          <w:rPr>
            <w:color w:val="000000"/>
            <w:rtl w:val="0"/>
          </w:rPr>
          <w:delText xml:space="preserve">この構造の要諦は、各段階が次の段階の「生徒基盤」「実績」「教員・ノウハウ」を供給することにある。オルタナティブスクールは多様化学校のインキュベーターであり、シンガクは全国からの生徒接点とオンライン学習基盤を、ゴールフリー高等学院は進学実績のある出口を提供する。すべてを伏見の同一拠点に集約することで、施設（第12条共用）とスタッフをグループで共用し、単独では重い固定費を薄めることができる。</w:delText>
        </w:r>
      </w:del>
      <w:ins w:id="9115" w:author="Claude" w:date="2026-10-13T00:00:00Z">
        <w:r>
          <w:rPr>
            <w:color w:val="000000"/>
            <w:rtl w:val="0"/>
          </w:rPr>
          <w:t xml:space="preserve">この構造の要諦は、グループの各事業がそれぞれの役割で生徒の学びを支えることにある。シンガクは全国からの生徒接点とオンライン学習基盤を、オルタナティブスクールは通学の場を、ゴールフリー高等学院は高校段階の選択肢の一つを提供する。ただし、同じ施設で運営することを、施設共用の許可や会計統合の根拠にはしない。第12条（他の学校等の施設の使用）の適用、共用の範囲、費用負担は京都府との協議と事業間の契約で定める。</w:t>
        </w:r>
      </w:ins>
      <w:r>
        <w:rPr>
          <w:rtl w:val="0"/>
        </w:rPr>
      </w:r>
    </w:p>
    <w:p w:rsidR="00000000" w:rsidDel="00000000" w:rsidP="00000000" w:rsidRDefault="00000000" w:rsidRPr="00000000" w14:paraId="000000B8">
      <w:pPr>
        <w:pStyle w:val="Heading1"/>
        <w:pageBreakBefore w:val="1"/>
        <w:spacing w:after="200" w:before="360" w:lineRule="auto"/>
        <w:rPr/>
      </w:pPr>
      <w:r>
        <w:rPr>
          <w:b w:val="1"/>
          <w:bCs w:val="1"/>
          <w:color w:val="1e2761"/>
          <w:rtl w:val="0"/>
        </w:rPr>
        <w:t xml:space="preserve">4. 市場・政策環境（数値）</w:t>
      </w:r>
      <w:r>
        <w:rPr>
          <w:rtl w:val="0"/>
        </w:rPr>
      </w:r>
    </w:p>
    <w:p w:rsidR="00000000" w:rsidDel="00000000" w:rsidP="00000000" w:rsidRDefault="00000000" w:rsidRPr="00000000" w14:paraId="000000B9">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pPr>
      <w:r>
        <w:rPr>
          <w:color w:val="000000"/>
          <w:rtl w:val="0"/>
        </w:rPr>
        <w:t xml:space="preserve">不登校の小中学生：</w:t>
      </w:r>
      <w:del w:id="9116" w:author="Claude" w:date="2026-10-13T00:00:00Z">
        <w:r>
          <w:rPr>
            <w:color w:val="000000"/>
            <w:rtl w:val="0"/>
          </w:rPr>
          <w:delText xml:space="preserve">約34.6万人（2023年度・11年連続増で過去最多）</w:delText>
        </w:r>
      </w:del>
      <w:ins w:id="9117" w:author="Claude" w:date="2026-10-13T00:00:00Z">
        <w:r>
          <w:rPr>
            <w:color w:val="000000"/>
            <w:rtl w:val="0"/>
          </w:rPr>
          <w:t xml:space="preserve">約35.4万人（2024年度・353,970人、過去最多）</w:t>
        </w:r>
      </w:ins>
      <w:r>
        <w:rPr>
          <w:color w:val="000000"/>
          <w:rtl w:val="0"/>
        </w:rPr>
        <w:t xml:space="preserve">。京都府・滋賀県にも数千人規模の対象者が存在。</w:t>
      </w:r>
      <w:r>
        <w:rPr>
          <w:rtl w:val="0"/>
        </w:rPr>
      </w:r>
    </w:p>
    <w:p w:rsidR="00000000" w:rsidDel="00000000" w:rsidP="00000000" w:rsidRDefault="00000000" w:rsidRPr="00000000" w14:paraId="000000BA">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pPr>
      <w:r>
        <w:rPr>
          <w:color w:val="000000"/>
          <w:rtl w:val="0"/>
        </w:rPr>
        <w:t xml:space="preserve">学びの多様化学校：令和7年度58校→令和8年度84校（公立59・私立25）へ急増。設置形態は本校型32・分校型12・分教室型29・コース指定型11。文科省は将来300校を目標とし、マイスター派遣事業で設置検討者を支援。</w:t>
      </w:r>
      <w:r>
        <w:rPr>
          <w:rtl w:val="0"/>
        </w:rPr>
      </w:r>
    </w:p>
    <w:p w:rsidR="00000000" w:rsidDel="00000000" w:rsidP="00000000" w:rsidRDefault="00000000" w:rsidRPr="00000000" w14:paraId="000000BB">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pPr>
      <w:r>
        <w:rPr>
          <w:color w:val="000000"/>
          <w:rtl w:val="0"/>
        </w:rPr>
        <w:t xml:space="preserve">京都府内の多様化学校：京都市立洛風中学校（平成16年・全国2番目）、洛友中学校（平成19年・昼間部）の公立2校のみ。私立は空白＝先行者利益が残る。</w:t>
      </w:r>
      <w:r>
        <w:rPr>
          <w:rtl w:val="0"/>
        </w:rPr>
      </w:r>
    </w:p>
    <w:p w:rsidR="00000000" w:rsidDel="00000000" w:rsidP="00000000" w:rsidRDefault="00000000" w:rsidRPr="00000000" w14:paraId="000000BC">
      <w:pPr>
        <w:widowControl w:val="1"/>
        <w:numPr>
          <w:ilvl w:val="0"/>
          <w:numId w:val="3"/>
        </w:numPr>
        <w:pBdr>
          <w:top w:space="0" w:sz="0" w:val="nil"/>
          <w:left w:space="0" w:sz="0" w:val="nil"/>
          <w:bottom w:space="0" w:sz="0" w:val="nil"/>
          <w:right w:space="0" w:sz="0" w:val="nil"/>
          <w:between w:space="0" w:sz="0" w:val="nil"/>
        </w:pBdr>
        <w:spacing w:after="100" w:line="336" w:lineRule="auto"/>
        <w:ind w:left="420" w:hanging="210"/>
        <w:rPr/>
      </w:pPr>
      <w:r>
        <w:rPr>
          <w:color w:val="000000"/>
          <w:rtl w:val="0"/>
        </w:rPr>
        <w:t xml:space="preserve">・政策の潮流：教育機会確保法・COCOLOプランにより「学校復帰のみを目標としない多様な学び」が国是となり、学びの多様化学校の設置が全国で推進されている。</w:t>
      </w:r>
      <w:r>
        <w:rPr>
          <w:rtl w:val="0"/>
        </w:rPr>
      </w:r>
    </w:p>
    <w:p w:rsidR="00000000" w:rsidDel="00000000" w:rsidP="00000000" w:rsidRDefault="00000000" w:rsidRPr="00000000" w14:paraId="000000BD">
      <w:pPr>
        <w:pStyle w:val="Heading2"/>
        <w:spacing w:after="140" w:before="280" w:lineRule="auto"/>
        <w:rPr/>
      </w:pPr>
      <w:r>
        <w:rPr>
          <w:b w:val="1"/>
          <w:bCs w:val="1"/>
          <w:color w:val="990011"/>
          <w:rtl w:val="0"/>
        </w:rPr>
        <w:t xml:space="preserve">4.1 京都府・滋賀県の不登校児童生徒数の推移</w:t>
      </w:r>
      <w:r>
        <w:rPr>
          <w:rtl w:val="0"/>
        </w:rPr>
      </w:r>
    </w:p>
    <w:p w:rsidR="00000000" w:rsidDel="00000000" w:rsidP="00000000" w:rsidRDefault="00000000" w:rsidRPr="00000000" w14:paraId="000000BE">
      <w:pPr>
        <w:spacing w:after="140" w:line="360" w:lineRule="auto"/>
        <w:rPr/>
      </w:pPr>
      <w:r>
        <w:rPr>
          <w:color w:val="000000"/>
          <w:rtl w:val="0"/>
        </w:rPr>
        <w:t xml:space="preserve">京都府・滋賀県ともに、各府県教育委員会の公式資料（令和6年度問題行動・不登校等調査）により、確実な年次推移が確認できる。京都府は平成24年度以降13年連続、滋賀県は令和2〜6年度の5年間、いずれも不登校児童生徒数が増加し続けており、両府県とも過去最多を更新している。以下、京都府と滋賀県を分けて示す。</w:t>
      </w:r>
      <w:r>
        <w:rPr>
          <w:rtl w:val="0"/>
        </w:rPr>
      </w:r>
    </w:p>
    <w:p w:rsidR="00000000" w:rsidDel="00000000" w:rsidP="00000000" w:rsidRDefault="00000000" w:rsidRPr="00000000" w14:paraId="000000BF">
      <w:pPr>
        <w:spacing w:after="100" w:before="160" w:lineRule="auto"/>
        <w:rPr/>
      </w:pPr>
      <w:r>
        <w:rPr>
          <w:b w:val="1"/>
          <w:bCs w:val="1"/>
          <w:color w:val="1e2761"/>
          <w:sz w:val="22"/>
          <w:szCs w:val="22"/>
          <w:rtl w:val="0"/>
        </w:rPr>
        <w:t xml:space="preserve">(1) 京都府（国公私立）</w:t>
      </w:r>
      <w:r>
        <w:rPr>
          <w:rtl w:val="0"/>
        </w:rPr>
      </w:r>
    </w:p>
    <w:p w:rsidR="00000000" w:rsidDel="00000000" w:rsidP="00000000" w:rsidRDefault="00000000" w:rsidRPr="00000000" w14:paraId="000000C0">
      <w:pPr>
        <w:spacing w:after="80" w:lineRule="auto"/>
        <w:jc w:val="center"/>
        <w:rPr/>
      </w:pPr>
      <w:r>
        <w:rPr/>
        <w:drawing>
          <wp:inline distB="0" distT="0" distL="0" distR="0">
            <wp:extent cx="5760720" cy="3200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60720" cy="3200400"/>
                    </a:xfrm>
                    <a:prstGeom prst="rect"/>
                    <a:ln/>
                  </pic:spPr>
                </pic:pic>
              </a:graphicData>
            </a:graphic>
          </wp:inline>
        </w:drawing>
      </w:r>
      <w:r>
        <w:rPr>
          <w:rtl w:val="0"/>
        </w:rPr>
      </w:r>
    </w:p>
    <w:p w:rsidR="00000000" w:rsidDel="00000000" w:rsidP="00000000" w:rsidRDefault="00000000" w:rsidRPr="00000000" w14:paraId="000000C1">
      <w:pPr>
        <w:spacing w:after="200" w:line="336" w:lineRule="auto"/>
        <w:rPr/>
      </w:pPr>
      <w:r>
        <w:rPr>
          <w:color w:val="595959"/>
          <w:sz w:val="17"/>
          <w:szCs w:val="17"/>
          <w:rtl w:val="0"/>
        </w:rPr>
        <w:t xml:space="preserve">出典：京都府教育委員会「令和6年度児童生徒の問題行動・不登校等生徒指導上の諸課題に関する調査について（広報資料）」（2025年10月28日）</w:t>
      </w:r>
      <w:r>
        <w:rPr>
          <w:rtl w:val="0"/>
        </w:rPr>
      </w:r>
    </w:p>
    <w:p w:rsidR="00000000" w:rsidDel="00000000" w:rsidP="00000000" w:rsidRDefault="00000000" w:rsidRPr="00000000" w14:paraId="000000C2">
      <w:pPr>
        <w:spacing w:after="120" w:before="240" w:lineRule="auto"/>
        <w:rPr/>
      </w:pPr>
      <w:r>
        <w:rPr>
          <w:b w:val="1"/>
          <w:bCs w:val="1"/>
          <w:color w:val="1e2761"/>
          <w:sz w:val="22"/>
          <w:szCs w:val="22"/>
          <w:rtl w:val="0"/>
        </w:rPr>
        <w:t xml:space="preserve">京都府の主要年度の数値（国公私立）</w:t>
      </w:r>
      <w:r>
        <w:rPr>
          <w:rtl w:val="0"/>
        </w:rPr>
      </w:r>
    </w:p>
    <w:tbl>
      <w:tblPr>
        <w:tblStyle w:val="Table5"/>
        <w:tblW w:w="8400.0" w:type="dxa"/>
        <w:jc w:val="left"/>
        <w:tblLayout w:type="fixed"/>
        <w:tblLook w:val="0400"/>
      </w:tblPr>
      <w:tblGrid>
        <w:gridCol w:w="1500"/>
        <w:gridCol w:w="1200"/>
        <w:gridCol w:w="1200"/>
        <w:gridCol w:w="1200"/>
        <w:gridCol w:w="1200"/>
        <w:gridCol w:w="2100"/>
        <w:tblGridChange w:id="0">
          <w:tblGrid>
            <w:gridCol w:w="1500"/>
            <w:gridCol w:w="1200"/>
            <w:gridCol w:w="1200"/>
            <w:gridCol w:w="1200"/>
            <w:gridCol w:w="1200"/>
            <w:gridCol w:w="21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e2761" w:val="clear"/>
            <w:tcMar>
              <w:top w:w="0.0" w:type="dxa"/>
              <w:bottom w:w="0.0" w:type="dxa"/>
            </w:tcMar>
          </w:tcPr>
          <w:p w:rsidR="00000000" w:rsidDel="00000000" w:rsidP="00000000" w:rsidRDefault="00000000" w:rsidRPr="00000000" w14:paraId="000000C3">
            <w:pPr>
              <w:jc w:val="center"/>
              <w:rPr/>
            </w:pPr>
            <w:r>
              <w:rPr>
                <w:b w:val="1"/>
                <w:bCs w:val="1"/>
                <w:color w:val="ffffff"/>
                <w:sz w:val="17"/>
                <w:szCs w:val="17"/>
                <w:rtl w:val="0"/>
              </w:rPr>
              <w:t xml:space="preserve">年度</w:t>
            </w:r>
            <w:r>
              <w:rPr>
                <w:rtl w:val="0"/>
              </w:rPr>
            </w:r>
          </w:p>
        </w:tc>
        <w:tc>
          <w:tcPr>
            <w:tcBorders>
              <w:top w:color="bfbfbf" w:space="0" w:sz="4" w:val="single"/>
              <w:left w:color="bfbfbf" w:space="0" w:sz="4" w:val="single"/>
              <w:bottom w:color="bfbfbf" w:space="0" w:sz="4" w:val="single"/>
              <w:right w:color="bfbfbf" w:space="0" w:sz="4" w:val="single"/>
            </w:tcBorders>
            <w:shd w:fill="1e2761" w:val="clear"/>
            <w:tcMar>
              <w:top w:w="0.0" w:type="dxa"/>
              <w:bottom w:w="0.0" w:type="dxa"/>
            </w:tcMar>
          </w:tcPr>
          <w:p w:rsidR="00000000" w:rsidDel="00000000" w:rsidP="00000000" w:rsidRDefault="00000000" w:rsidRPr="00000000" w14:paraId="000000C4">
            <w:pPr>
              <w:jc w:val="center"/>
              <w:rPr/>
            </w:pPr>
            <w:r>
              <w:rPr>
                <w:b w:val="1"/>
                <w:bCs w:val="1"/>
                <w:color w:val="ffffff"/>
                <w:sz w:val="17"/>
                <w:szCs w:val="17"/>
                <w:rtl w:val="0"/>
              </w:rPr>
              <w:t xml:space="preserve">小学校</w:t>
            </w:r>
            <w:r>
              <w:rPr>
                <w:rtl w:val="0"/>
              </w:rPr>
            </w:r>
          </w:p>
        </w:tc>
        <w:tc>
          <w:tcPr>
            <w:tcBorders>
              <w:top w:color="bfbfbf" w:space="0" w:sz="4" w:val="single"/>
              <w:left w:color="bfbfbf" w:space="0" w:sz="4" w:val="single"/>
              <w:bottom w:color="bfbfbf" w:space="0" w:sz="4" w:val="single"/>
              <w:right w:color="bfbfbf" w:space="0" w:sz="4" w:val="single"/>
            </w:tcBorders>
            <w:shd w:fill="1e2761" w:val="clear"/>
            <w:tcMar>
              <w:top w:w="0.0" w:type="dxa"/>
              <w:bottom w:w="0.0" w:type="dxa"/>
            </w:tcMar>
          </w:tcPr>
          <w:p w:rsidR="00000000" w:rsidDel="00000000" w:rsidP="00000000" w:rsidRDefault="00000000" w:rsidRPr="00000000" w14:paraId="000000C5">
            <w:pPr>
              <w:jc w:val="center"/>
              <w:rPr/>
            </w:pPr>
            <w:r>
              <w:rPr>
                <w:b w:val="1"/>
                <w:bCs w:val="1"/>
                <w:color w:val="ffffff"/>
                <w:sz w:val="17"/>
                <w:szCs w:val="17"/>
                <w:rtl w:val="0"/>
              </w:rPr>
              <w:t xml:space="preserve">中学校</w:t>
            </w:r>
            <w:r>
              <w:rPr>
                <w:rtl w:val="0"/>
              </w:rPr>
            </w:r>
          </w:p>
        </w:tc>
        <w:tc>
          <w:tcPr>
            <w:tcBorders>
              <w:top w:color="bfbfbf" w:space="0" w:sz="4" w:val="single"/>
              <w:left w:color="bfbfbf" w:space="0" w:sz="4" w:val="single"/>
              <w:bottom w:color="bfbfbf" w:space="0" w:sz="4" w:val="single"/>
              <w:right w:color="bfbfbf" w:space="0" w:sz="4" w:val="single"/>
            </w:tcBorders>
            <w:shd w:fill="1e2761" w:val="clear"/>
            <w:tcMar>
              <w:top w:w="0.0" w:type="dxa"/>
              <w:bottom w:w="0.0" w:type="dxa"/>
            </w:tcMar>
          </w:tcPr>
          <w:p w:rsidR="00000000" w:rsidDel="00000000" w:rsidP="00000000" w:rsidRDefault="00000000" w:rsidRPr="00000000" w14:paraId="000000C6">
            <w:pPr>
              <w:jc w:val="center"/>
              <w:rPr/>
            </w:pPr>
            <w:r>
              <w:rPr>
                <w:b w:val="1"/>
                <w:bCs w:val="1"/>
                <w:color w:val="ffffff"/>
                <w:sz w:val="17"/>
                <w:szCs w:val="17"/>
                <w:rtl w:val="0"/>
              </w:rPr>
              <w:t xml:space="preserve">小中計</w:t>
            </w:r>
            <w:r>
              <w:rPr>
                <w:rtl w:val="0"/>
              </w:rPr>
            </w:r>
          </w:p>
        </w:tc>
        <w:tc>
          <w:tcPr>
            <w:tcBorders>
              <w:top w:color="bfbfbf" w:space="0" w:sz="4" w:val="single"/>
              <w:left w:color="bfbfbf" w:space="0" w:sz="4" w:val="single"/>
              <w:bottom w:color="bfbfbf" w:space="0" w:sz="4" w:val="single"/>
              <w:right w:color="bfbfbf" w:space="0" w:sz="4" w:val="single"/>
            </w:tcBorders>
            <w:shd w:fill="1e2761" w:val="clear"/>
            <w:tcMar>
              <w:top w:w="0.0" w:type="dxa"/>
              <w:bottom w:w="0.0" w:type="dxa"/>
            </w:tcMar>
          </w:tcPr>
          <w:p w:rsidR="00000000" w:rsidDel="00000000" w:rsidP="00000000" w:rsidRDefault="00000000" w:rsidRPr="00000000" w14:paraId="000000C7">
            <w:pPr>
              <w:jc w:val="center"/>
              <w:rPr/>
            </w:pPr>
            <w:r>
              <w:rPr>
                <w:b w:val="1"/>
                <w:bCs w:val="1"/>
                <w:color w:val="ffffff"/>
                <w:sz w:val="17"/>
                <w:szCs w:val="17"/>
                <w:rtl w:val="0"/>
              </w:rPr>
              <w:t xml:space="preserve">高等学校</w:t>
            </w:r>
            <w:r>
              <w:rPr>
                <w:rtl w:val="0"/>
              </w:rPr>
            </w:r>
          </w:p>
        </w:tc>
        <w:tc>
          <w:tcPr>
            <w:tcBorders>
              <w:top w:color="bfbfbf" w:space="0" w:sz="4" w:val="single"/>
              <w:left w:color="bfbfbf" w:space="0" w:sz="4" w:val="single"/>
              <w:bottom w:color="bfbfbf" w:space="0" w:sz="4" w:val="single"/>
              <w:right w:color="bfbfbf" w:space="0" w:sz="4" w:val="single"/>
            </w:tcBorders>
            <w:shd w:fill="1e2761" w:val="clear"/>
            <w:tcMar>
              <w:top w:w="0.0" w:type="dxa"/>
              <w:bottom w:w="0.0" w:type="dxa"/>
            </w:tcMar>
          </w:tcPr>
          <w:p w:rsidR="00000000" w:rsidDel="00000000" w:rsidP="00000000" w:rsidRDefault="00000000" w:rsidRPr="00000000" w14:paraId="000000C8">
            <w:pPr>
              <w:jc w:val="center"/>
              <w:rPr/>
            </w:pPr>
            <w:r>
              <w:rPr>
                <w:b w:val="1"/>
                <w:bCs w:val="1"/>
                <w:color w:val="ffffff"/>
                <w:sz w:val="17"/>
                <w:szCs w:val="17"/>
                <w:rtl w:val="0"/>
              </w:rPr>
              <w:t xml:space="preserve">千人比 小中(全国)</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0C9">
            <w:pPr>
              <w:jc w:val="center"/>
              <w:rPr/>
            </w:pPr>
            <w:r>
              <w:rPr>
                <w:b w:val="1"/>
                <w:bCs w:val="1"/>
                <w:color w:val="000000"/>
                <w:sz w:val="17"/>
                <w:szCs w:val="17"/>
                <w:rtl w:val="0"/>
              </w:rPr>
              <w:t xml:space="preserve">平成24年度</w:t>
            </w:r>
            <w:r>
              <w:rPr>
                <w:rtl w:val="0"/>
              </w:rPr>
            </w:r>
          </w:p>
        </w:tc>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0CA">
            <w:pPr>
              <w:jc w:val="center"/>
              <w:rPr/>
            </w:pPr>
            <w:r>
              <w:rPr>
                <w:color w:val="000000"/>
                <w:sz w:val="17"/>
                <w:szCs w:val="17"/>
                <w:rtl w:val="0"/>
              </w:rPr>
              <w:t xml:space="preserve">405</w:t>
            </w:r>
            <w:r>
              <w:rPr>
                <w:rtl w:val="0"/>
              </w:rPr>
            </w:r>
          </w:p>
        </w:tc>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0CB">
            <w:pPr>
              <w:jc w:val="center"/>
              <w:rPr/>
            </w:pPr>
            <w:r>
              <w:rPr>
                <w:color w:val="000000"/>
                <w:sz w:val="17"/>
                <w:szCs w:val="17"/>
                <w:rtl w:val="0"/>
              </w:rPr>
              <w:t xml:space="preserve">1,824</w:t>
            </w:r>
            <w:r>
              <w:rPr>
                <w:rtl w:val="0"/>
              </w:rPr>
            </w:r>
          </w:p>
        </w:tc>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0CC">
            <w:pPr>
              <w:jc w:val="center"/>
              <w:rPr/>
            </w:pPr>
            <w:r>
              <w:rPr>
                <w:color w:val="000000"/>
                <w:sz w:val="17"/>
                <w:szCs w:val="17"/>
                <w:rtl w:val="0"/>
              </w:rPr>
              <w:t xml:space="preserve">2,229</w:t>
            </w:r>
            <w:r>
              <w:rPr>
                <w:rtl w:val="0"/>
              </w:rPr>
            </w:r>
          </w:p>
        </w:tc>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0CD">
            <w:pPr>
              <w:jc w:val="center"/>
              <w:rPr/>
            </w:pPr>
            <w:r>
              <w:rPr>
                <w:color w:val="000000"/>
                <w:sz w:val="17"/>
                <w:szCs w:val="17"/>
                <w:rtl w:val="0"/>
              </w:rPr>
              <w:t xml:space="preserve">―</w:t>
            </w:r>
            <w:r>
              <w:rPr>
                <w:rtl w:val="0"/>
              </w:rPr>
            </w:r>
          </w:p>
        </w:tc>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0CE">
            <w:pPr>
              <w:jc w:val="center"/>
              <w:rPr/>
            </w:pPr>
            <w:r>
              <w:rPr>
                <w:color w:val="000000"/>
                <w:sz w:val="17"/>
                <w:szCs w:val="17"/>
                <w:rtl w:val="0"/>
              </w:rPr>
              <w:t xml:space="preserve">10.7（10.9）</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0fa" w:val="clear"/>
            <w:tcMar>
              <w:top w:w="0.0" w:type="dxa"/>
              <w:bottom w:w="0.0" w:type="dxa"/>
            </w:tcMar>
          </w:tcPr>
          <w:p w:rsidR="00000000" w:rsidDel="00000000" w:rsidP="00000000" w:rsidRDefault="00000000" w:rsidRPr="00000000" w14:paraId="000000CF">
            <w:pPr>
              <w:jc w:val="center"/>
              <w:rPr/>
            </w:pPr>
            <w:r>
              <w:rPr>
                <w:b w:val="1"/>
                <w:bCs w:val="1"/>
                <w:color w:val="000000"/>
                <w:sz w:val="17"/>
                <w:szCs w:val="17"/>
                <w:rtl w:val="0"/>
              </w:rPr>
              <w:t xml:space="preserve">平成30年度</w:t>
            </w:r>
            <w:r>
              <w:rPr>
                <w:rtl w:val="0"/>
              </w:rPr>
            </w:r>
          </w:p>
        </w:tc>
        <w:tc>
          <w:tcPr>
            <w:tcBorders>
              <w:top w:color="bfbfbf" w:space="0" w:sz="4" w:val="single"/>
              <w:left w:color="bfbfbf" w:space="0" w:sz="4" w:val="single"/>
              <w:bottom w:color="bfbfbf" w:space="0" w:sz="4" w:val="single"/>
              <w:right w:color="bfbfbf" w:space="0" w:sz="4" w:val="single"/>
            </w:tcBorders>
            <w:shd w:fill="edf0fa" w:val="clear"/>
            <w:tcMar>
              <w:top w:w="0.0" w:type="dxa"/>
              <w:bottom w:w="0.0" w:type="dxa"/>
            </w:tcMar>
          </w:tcPr>
          <w:p w:rsidR="00000000" w:rsidDel="00000000" w:rsidP="00000000" w:rsidRDefault="00000000" w:rsidRPr="00000000" w14:paraId="000000D0">
            <w:pPr>
              <w:jc w:val="center"/>
              <w:rPr/>
            </w:pPr>
            <w:r>
              <w:rPr>
                <w:color w:val="000000"/>
                <w:sz w:val="17"/>
                <w:szCs w:val="17"/>
                <w:rtl w:val="0"/>
              </w:rPr>
              <w:t xml:space="preserve">722</w:t>
            </w:r>
            <w:r>
              <w:rPr>
                <w:rtl w:val="0"/>
              </w:rPr>
            </w:r>
          </w:p>
        </w:tc>
        <w:tc>
          <w:tcPr>
            <w:tcBorders>
              <w:top w:color="bfbfbf" w:space="0" w:sz="4" w:val="single"/>
              <w:left w:color="bfbfbf" w:space="0" w:sz="4" w:val="single"/>
              <w:bottom w:color="bfbfbf" w:space="0" w:sz="4" w:val="single"/>
              <w:right w:color="bfbfbf" w:space="0" w:sz="4" w:val="single"/>
            </w:tcBorders>
            <w:shd w:fill="edf0fa" w:val="clear"/>
            <w:tcMar>
              <w:top w:w="0.0" w:type="dxa"/>
              <w:bottom w:w="0.0" w:type="dxa"/>
            </w:tcMar>
          </w:tcPr>
          <w:p w:rsidR="00000000" w:rsidDel="00000000" w:rsidP="00000000" w:rsidRDefault="00000000" w:rsidRPr="00000000" w14:paraId="000000D1">
            <w:pPr>
              <w:jc w:val="center"/>
              <w:rPr/>
            </w:pPr>
            <w:r>
              <w:rPr>
                <w:color w:val="000000"/>
                <w:sz w:val="17"/>
                <w:szCs w:val="17"/>
                <w:rtl w:val="0"/>
              </w:rPr>
              <w:t xml:space="preserve">2,278</w:t>
            </w:r>
            <w:r>
              <w:rPr>
                <w:rtl w:val="0"/>
              </w:rPr>
            </w:r>
          </w:p>
        </w:tc>
        <w:tc>
          <w:tcPr>
            <w:tcBorders>
              <w:top w:color="bfbfbf" w:space="0" w:sz="4" w:val="single"/>
              <w:left w:color="bfbfbf" w:space="0" w:sz="4" w:val="single"/>
              <w:bottom w:color="bfbfbf" w:space="0" w:sz="4" w:val="single"/>
              <w:right w:color="bfbfbf" w:space="0" w:sz="4" w:val="single"/>
            </w:tcBorders>
            <w:shd w:fill="edf0fa" w:val="clear"/>
            <w:tcMar>
              <w:top w:w="0.0" w:type="dxa"/>
              <w:bottom w:w="0.0" w:type="dxa"/>
            </w:tcMar>
          </w:tcPr>
          <w:p w:rsidR="00000000" w:rsidDel="00000000" w:rsidP="00000000" w:rsidRDefault="00000000" w:rsidRPr="00000000" w14:paraId="000000D2">
            <w:pPr>
              <w:jc w:val="center"/>
              <w:rPr/>
            </w:pPr>
            <w:r>
              <w:rPr>
                <w:color w:val="000000"/>
                <w:sz w:val="17"/>
                <w:szCs w:val="17"/>
                <w:rtl w:val="0"/>
              </w:rPr>
              <w:t xml:space="preserve">3,000</w:t>
            </w:r>
            <w:r>
              <w:rPr>
                <w:rtl w:val="0"/>
              </w:rPr>
            </w:r>
          </w:p>
        </w:tc>
        <w:tc>
          <w:tcPr>
            <w:tcBorders>
              <w:top w:color="bfbfbf" w:space="0" w:sz="4" w:val="single"/>
              <w:left w:color="bfbfbf" w:space="0" w:sz="4" w:val="single"/>
              <w:bottom w:color="bfbfbf" w:space="0" w:sz="4" w:val="single"/>
              <w:right w:color="bfbfbf" w:space="0" w:sz="4" w:val="single"/>
            </w:tcBorders>
            <w:shd w:fill="edf0fa" w:val="clear"/>
            <w:tcMar>
              <w:top w:w="0.0" w:type="dxa"/>
              <w:bottom w:w="0.0" w:type="dxa"/>
            </w:tcMar>
          </w:tcPr>
          <w:p w:rsidR="00000000" w:rsidDel="00000000" w:rsidP="00000000" w:rsidRDefault="00000000" w:rsidRPr="00000000" w14:paraId="000000D3">
            <w:pPr>
              <w:jc w:val="center"/>
              <w:rPr/>
            </w:pPr>
            <w:r>
              <w:rPr>
                <w:color w:val="000000"/>
                <w:sz w:val="17"/>
                <w:szCs w:val="17"/>
                <w:rtl w:val="0"/>
              </w:rPr>
              <w:t xml:space="preserve">910</w:t>
            </w:r>
            <w:r>
              <w:rPr>
                <w:rtl w:val="0"/>
              </w:rPr>
            </w:r>
          </w:p>
        </w:tc>
        <w:tc>
          <w:tcPr>
            <w:tcBorders>
              <w:top w:color="bfbfbf" w:space="0" w:sz="4" w:val="single"/>
              <w:left w:color="bfbfbf" w:space="0" w:sz="4" w:val="single"/>
              <w:bottom w:color="bfbfbf" w:space="0" w:sz="4" w:val="single"/>
              <w:right w:color="bfbfbf" w:space="0" w:sz="4" w:val="single"/>
            </w:tcBorders>
            <w:shd w:fill="edf0fa" w:val="clear"/>
            <w:tcMar>
              <w:top w:w="0.0" w:type="dxa"/>
              <w:bottom w:w="0.0" w:type="dxa"/>
            </w:tcMar>
          </w:tcPr>
          <w:p w:rsidR="00000000" w:rsidDel="00000000" w:rsidP="00000000" w:rsidRDefault="00000000" w:rsidRPr="00000000" w14:paraId="000000D4">
            <w:pPr>
              <w:jc w:val="center"/>
              <w:rPr/>
            </w:pPr>
            <w:r>
              <w:rPr>
                <w:color w:val="000000"/>
                <w:sz w:val="17"/>
                <w:szCs w:val="17"/>
                <w:rtl w:val="0"/>
              </w:rPr>
              <w:t xml:space="preserve">15.3（16.9）</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0D5">
            <w:pPr>
              <w:jc w:val="center"/>
              <w:rPr/>
            </w:pPr>
            <w:r>
              <w:rPr>
                <w:b w:val="1"/>
                <w:bCs w:val="1"/>
                <w:color w:val="000000"/>
                <w:sz w:val="17"/>
                <w:szCs w:val="17"/>
                <w:rtl w:val="0"/>
              </w:rPr>
              <w:t xml:space="preserve">令和2年度</w:t>
            </w:r>
            <w:r>
              <w:rPr>
                <w:rtl w:val="0"/>
              </w:rPr>
            </w:r>
          </w:p>
        </w:tc>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0D6">
            <w:pPr>
              <w:jc w:val="center"/>
              <w:rPr/>
            </w:pPr>
            <w:r>
              <w:rPr>
                <w:color w:val="000000"/>
                <w:sz w:val="17"/>
                <w:szCs w:val="17"/>
                <w:rtl w:val="0"/>
              </w:rPr>
              <w:t xml:space="preserve">1,200</w:t>
            </w:r>
            <w:r>
              <w:rPr>
                <w:rtl w:val="0"/>
              </w:rPr>
            </w:r>
          </w:p>
        </w:tc>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0D7">
            <w:pPr>
              <w:jc w:val="center"/>
              <w:rPr/>
            </w:pPr>
            <w:r>
              <w:rPr>
                <w:color w:val="000000"/>
                <w:sz w:val="17"/>
                <w:szCs w:val="17"/>
                <w:rtl w:val="0"/>
              </w:rPr>
              <w:t xml:space="preserve">2,610</w:t>
            </w:r>
            <w:r>
              <w:rPr>
                <w:rtl w:val="0"/>
              </w:rPr>
            </w:r>
          </w:p>
        </w:tc>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0D8">
            <w:pPr>
              <w:jc w:val="center"/>
              <w:rPr/>
            </w:pPr>
            <w:r>
              <w:rPr>
                <w:color w:val="000000"/>
                <w:sz w:val="17"/>
                <w:szCs w:val="17"/>
                <w:rtl w:val="0"/>
              </w:rPr>
              <w:t xml:space="preserve">3,810</w:t>
            </w:r>
            <w:r>
              <w:rPr>
                <w:rtl w:val="0"/>
              </w:rPr>
            </w:r>
          </w:p>
        </w:tc>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0D9">
            <w:pPr>
              <w:jc w:val="center"/>
              <w:rPr/>
            </w:pPr>
            <w:r>
              <w:rPr>
                <w:color w:val="000000"/>
                <w:sz w:val="17"/>
                <w:szCs w:val="17"/>
                <w:rtl w:val="0"/>
              </w:rPr>
              <w:t xml:space="preserve">714</w:t>
            </w:r>
            <w:r>
              <w:rPr>
                <w:rtl w:val="0"/>
              </w:rPr>
            </w:r>
          </w:p>
        </w:tc>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0DA">
            <w:pPr>
              <w:jc w:val="center"/>
              <w:rPr/>
            </w:pPr>
            <w:r>
              <w:rPr>
                <w:color w:val="000000"/>
                <w:sz w:val="17"/>
                <w:szCs w:val="17"/>
                <w:rtl w:val="0"/>
              </w:rPr>
              <w:t xml:space="preserve">19.9（20.5）</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0fa" w:val="clear"/>
            <w:tcMar>
              <w:top w:w="0.0" w:type="dxa"/>
              <w:bottom w:w="0.0" w:type="dxa"/>
            </w:tcMar>
          </w:tcPr>
          <w:p w:rsidR="00000000" w:rsidDel="00000000" w:rsidP="00000000" w:rsidRDefault="00000000" w:rsidRPr="00000000" w14:paraId="000000DB">
            <w:pPr>
              <w:jc w:val="center"/>
              <w:rPr/>
            </w:pPr>
            <w:r>
              <w:rPr>
                <w:b w:val="1"/>
                <w:bCs w:val="1"/>
                <w:color w:val="000000"/>
                <w:sz w:val="17"/>
                <w:szCs w:val="17"/>
                <w:rtl w:val="0"/>
              </w:rPr>
              <w:t xml:space="preserve">令和4年度</w:t>
            </w:r>
            <w:r>
              <w:rPr>
                <w:rtl w:val="0"/>
              </w:rPr>
            </w:r>
          </w:p>
        </w:tc>
        <w:tc>
          <w:tcPr>
            <w:tcBorders>
              <w:top w:color="bfbfbf" w:space="0" w:sz="4" w:val="single"/>
              <w:left w:color="bfbfbf" w:space="0" w:sz="4" w:val="single"/>
              <w:bottom w:color="bfbfbf" w:space="0" w:sz="4" w:val="single"/>
              <w:right w:color="bfbfbf" w:space="0" w:sz="4" w:val="single"/>
            </w:tcBorders>
            <w:shd w:fill="edf0fa" w:val="clear"/>
            <w:tcMar>
              <w:top w:w="0.0" w:type="dxa"/>
              <w:bottom w:w="0.0" w:type="dxa"/>
            </w:tcMar>
          </w:tcPr>
          <w:p w:rsidR="00000000" w:rsidDel="00000000" w:rsidP="00000000" w:rsidRDefault="00000000" w:rsidRPr="00000000" w14:paraId="000000DC">
            <w:pPr>
              <w:jc w:val="center"/>
              <w:rPr/>
            </w:pPr>
            <w:r>
              <w:rPr>
                <w:color w:val="000000"/>
                <w:sz w:val="17"/>
                <w:szCs w:val="17"/>
                <w:rtl w:val="0"/>
              </w:rPr>
              <w:t xml:space="preserve">1,970</w:t>
            </w:r>
            <w:r>
              <w:rPr>
                <w:rtl w:val="0"/>
              </w:rPr>
            </w:r>
          </w:p>
        </w:tc>
        <w:tc>
          <w:tcPr>
            <w:tcBorders>
              <w:top w:color="bfbfbf" w:space="0" w:sz="4" w:val="single"/>
              <w:left w:color="bfbfbf" w:space="0" w:sz="4" w:val="single"/>
              <w:bottom w:color="bfbfbf" w:space="0" w:sz="4" w:val="single"/>
              <w:right w:color="bfbfbf" w:space="0" w:sz="4" w:val="single"/>
            </w:tcBorders>
            <w:shd w:fill="edf0fa" w:val="clear"/>
            <w:tcMar>
              <w:top w:w="0.0" w:type="dxa"/>
              <w:bottom w:w="0.0" w:type="dxa"/>
            </w:tcMar>
          </w:tcPr>
          <w:p w:rsidR="00000000" w:rsidDel="00000000" w:rsidP="00000000" w:rsidRDefault="00000000" w:rsidRPr="00000000" w14:paraId="000000DD">
            <w:pPr>
              <w:jc w:val="center"/>
              <w:rPr/>
            </w:pPr>
            <w:r>
              <w:rPr>
                <w:color w:val="000000"/>
                <w:sz w:val="17"/>
                <w:szCs w:val="17"/>
                <w:rtl w:val="0"/>
              </w:rPr>
              <w:t xml:space="preserve">3,657</w:t>
            </w:r>
            <w:r>
              <w:rPr>
                <w:rtl w:val="0"/>
              </w:rPr>
            </w:r>
          </w:p>
        </w:tc>
        <w:tc>
          <w:tcPr>
            <w:tcBorders>
              <w:top w:color="bfbfbf" w:space="0" w:sz="4" w:val="single"/>
              <w:left w:color="bfbfbf" w:space="0" w:sz="4" w:val="single"/>
              <w:bottom w:color="bfbfbf" w:space="0" w:sz="4" w:val="single"/>
              <w:right w:color="bfbfbf" w:space="0" w:sz="4" w:val="single"/>
            </w:tcBorders>
            <w:shd w:fill="edf0fa" w:val="clear"/>
            <w:tcMar>
              <w:top w:w="0.0" w:type="dxa"/>
              <w:bottom w:w="0.0" w:type="dxa"/>
            </w:tcMar>
          </w:tcPr>
          <w:p w:rsidR="00000000" w:rsidDel="00000000" w:rsidP="00000000" w:rsidRDefault="00000000" w:rsidRPr="00000000" w14:paraId="000000DE">
            <w:pPr>
              <w:jc w:val="center"/>
              <w:rPr/>
            </w:pPr>
            <w:r>
              <w:rPr>
                <w:color w:val="000000"/>
                <w:sz w:val="17"/>
                <w:szCs w:val="17"/>
                <w:rtl w:val="0"/>
              </w:rPr>
              <w:t xml:space="preserve">5,627</w:t>
            </w:r>
            <w:r>
              <w:rPr>
                <w:rtl w:val="0"/>
              </w:rPr>
            </w:r>
          </w:p>
        </w:tc>
        <w:tc>
          <w:tcPr>
            <w:tcBorders>
              <w:top w:color="bfbfbf" w:space="0" w:sz="4" w:val="single"/>
              <w:left w:color="bfbfbf" w:space="0" w:sz="4" w:val="single"/>
              <w:bottom w:color="bfbfbf" w:space="0" w:sz="4" w:val="single"/>
              <w:right w:color="bfbfbf" w:space="0" w:sz="4" w:val="single"/>
            </w:tcBorders>
            <w:shd w:fill="edf0fa" w:val="clear"/>
            <w:tcMar>
              <w:top w:w="0.0" w:type="dxa"/>
              <w:bottom w:w="0.0" w:type="dxa"/>
            </w:tcMar>
          </w:tcPr>
          <w:p w:rsidR="00000000" w:rsidDel="00000000" w:rsidP="00000000" w:rsidRDefault="00000000" w:rsidRPr="00000000" w14:paraId="000000DF">
            <w:pPr>
              <w:jc w:val="center"/>
              <w:rPr/>
            </w:pPr>
            <w:r>
              <w:rPr>
                <w:color w:val="000000"/>
                <w:sz w:val="17"/>
                <w:szCs w:val="17"/>
                <w:rtl w:val="0"/>
              </w:rPr>
              <w:t xml:space="preserve">1,189</w:t>
            </w:r>
            <w:r>
              <w:rPr>
                <w:rtl w:val="0"/>
              </w:rPr>
            </w:r>
          </w:p>
        </w:tc>
        <w:tc>
          <w:tcPr>
            <w:tcBorders>
              <w:top w:color="bfbfbf" w:space="0" w:sz="4" w:val="single"/>
              <w:left w:color="bfbfbf" w:space="0" w:sz="4" w:val="single"/>
              <w:bottom w:color="bfbfbf" w:space="0" w:sz="4" w:val="single"/>
              <w:right w:color="bfbfbf" w:space="0" w:sz="4" w:val="single"/>
            </w:tcBorders>
            <w:shd w:fill="edf0fa" w:val="clear"/>
            <w:tcMar>
              <w:top w:w="0.0" w:type="dxa"/>
              <w:bottom w:w="0.0" w:type="dxa"/>
            </w:tcMar>
          </w:tcPr>
          <w:p w:rsidR="00000000" w:rsidDel="00000000" w:rsidP="00000000" w:rsidRDefault="00000000" w:rsidRPr="00000000" w14:paraId="000000E0">
            <w:pPr>
              <w:jc w:val="center"/>
              <w:rPr/>
            </w:pPr>
            <w:r>
              <w:rPr>
                <w:color w:val="000000"/>
                <w:sz w:val="17"/>
                <w:szCs w:val="17"/>
                <w:rtl w:val="0"/>
              </w:rPr>
              <w:t xml:space="preserve">30.0（31.7）</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0E1">
            <w:pPr>
              <w:jc w:val="center"/>
              <w:rPr/>
            </w:pPr>
            <w:r>
              <w:rPr>
                <w:b w:val="1"/>
                <w:bCs w:val="1"/>
                <w:color w:val="000000"/>
                <w:sz w:val="17"/>
                <w:szCs w:val="17"/>
                <w:rtl w:val="0"/>
              </w:rPr>
              <w:t xml:space="preserve">令和5年度</w:t>
            </w:r>
            <w:r>
              <w:rPr>
                <w:rtl w:val="0"/>
              </w:rPr>
            </w:r>
          </w:p>
        </w:tc>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0E2">
            <w:pPr>
              <w:jc w:val="center"/>
              <w:rPr/>
            </w:pPr>
            <w:r>
              <w:rPr>
                <w:color w:val="000000"/>
                <w:sz w:val="17"/>
                <w:szCs w:val="17"/>
                <w:rtl w:val="0"/>
              </w:rPr>
              <w:t xml:space="preserve">2,291</w:t>
            </w:r>
            <w:r>
              <w:rPr>
                <w:rtl w:val="0"/>
              </w:rPr>
            </w:r>
          </w:p>
        </w:tc>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0E3">
            <w:pPr>
              <w:jc w:val="center"/>
              <w:rPr/>
            </w:pPr>
            <w:r>
              <w:rPr>
                <w:color w:val="000000"/>
                <w:sz w:val="17"/>
                <w:szCs w:val="17"/>
                <w:rtl w:val="0"/>
              </w:rPr>
              <w:t xml:space="preserve">3,919</w:t>
            </w:r>
            <w:r>
              <w:rPr>
                <w:rtl w:val="0"/>
              </w:rPr>
            </w:r>
          </w:p>
        </w:tc>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0E4">
            <w:pPr>
              <w:jc w:val="center"/>
              <w:rPr/>
            </w:pPr>
            <w:r>
              <w:rPr>
                <w:color w:val="000000"/>
                <w:sz w:val="17"/>
                <w:szCs w:val="17"/>
                <w:rtl w:val="0"/>
              </w:rPr>
              <w:t xml:space="preserve">6,210</w:t>
            </w:r>
            <w:r>
              <w:rPr>
                <w:rtl w:val="0"/>
              </w:rPr>
            </w:r>
          </w:p>
        </w:tc>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0E5">
            <w:pPr>
              <w:jc w:val="center"/>
              <w:rPr/>
            </w:pPr>
            <w:r>
              <w:rPr>
                <w:color w:val="000000"/>
                <w:sz w:val="17"/>
                <w:szCs w:val="17"/>
                <w:rtl w:val="0"/>
              </w:rPr>
              <w:t xml:space="preserve">1,095</w:t>
            </w:r>
            <w:r>
              <w:rPr>
                <w:rtl w:val="0"/>
              </w:rPr>
            </w:r>
          </w:p>
        </w:tc>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0E6">
            <w:pPr>
              <w:jc w:val="center"/>
              <w:rPr/>
            </w:pPr>
            <w:r>
              <w:rPr>
                <w:color w:val="000000"/>
                <w:sz w:val="17"/>
                <w:szCs w:val="17"/>
                <w:rtl w:val="0"/>
              </w:rPr>
              <w:t xml:space="preserve">33.7（37.2）</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0fa" w:val="clear"/>
            <w:tcMar>
              <w:top w:w="0.0" w:type="dxa"/>
              <w:bottom w:w="0.0" w:type="dxa"/>
            </w:tcMar>
          </w:tcPr>
          <w:p w:rsidR="00000000" w:rsidDel="00000000" w:rsidP="00000000" w:rsidRDefault="00000000" w:rsidRPr="00000000" w14:paraId="000000E7">
            <w:pPr>
              <w:jc w:val="center"/>
              <w:rPr/>
            </w:pPr>
            <w:r>
              <w:rPr>
                <w:b w:val="1"/>
                <w:bCs w:val="1"/>
                <w:color w:val="000000"/>
                <w:sz w:val="17"/>
                <w:szCs w:val="17"/>
                <w:rtl w:val="0"/>
              </w:rPr>
              <w:t xml:space="preserve">令和6年度</w:t>
            </w:r>
            <w:r>
              <w:rPr>
                <w:rtl w:val="0"/>
              </w:rPr>
            </w:r>
          </w:p>
        </w:tc>
        <w:tc>
          <w:tcPr>
            <w:tcBorders>
              <w:top w:color="bfbfbf" w:space="0" w:sz="4" w:val="single"/>
              <w:left w:color="bfbfbf" w:space="0" w:sz="4" w:val="single"/>
              <w:bottom w:color="bfbfbf" w:space="0" w:sz="4" w:val="single"/>
              <w:right w:color="bfbfbf" w:space="0" w:sz="4" w:val="single"/>
            </w:tcBorders>
            <w:shd w:fill="edf0fa" w:val="clear"/>
            <w:tcMar>
              <w:top w:w="0.0" w:type="dxa"/>
              <w:bottom w:w="0.0" w:type="dxa"/>
            </w:tcMar>
          </w:tcPr>
          <w:p w:rsidR="00000000" w:rsidDel="00000000" w:rsidP="00000000" w:rsidRDefault="00000000" w:rsidRPr="00000000" w14:paraId="000000E8">
            <w:pPr>
              <w:jc w:val="center"/>
              <w:rPr/>
            </w:pPr>
            <w:r>
              <w:rPr>
                <w:color w:val="000000"/>
                <w:sz w:val="17"/>
                <w:szCs w:val="17"/>
                <w:rtl w:val="0"/>
              </w:rPr>
              <w:t xml:space="preserve">2,593</w:t>
            </w:r>
            <w:r>
              <w:rPr>
                <w:rtl w:val="0"/>
              </w:rPr>
            </w:r>
          </w:p>
        </w:tc>
        <w:tc>
          <w:tcPr>
            <w:tcBorders>
              <w:top w:color="bfbfbf" w:space="0" w:sz="4" w:val="single"/>
              <w:left w:color="bfbfbf" w:space="0" w:sz="4" w:val="single"/>
              <w:bottom w:color="bfbfbf" w:space="0" w:sz="4" w:val="single"/>
              <w:right w:color="bfbfbf" w:space="0" w:sz="4" w:val="single"/>
            </w:tcBorders>
            <w:shd w:fill="edf0fa" w:val="clear"/>
            <w:tcMar>
              <w:top w:w="0.0" w:type="dxa"/>
              <w:bottom w:w="0.0" w:type="dxa"/>
            </w:tcMar>
          </w:tcPr>
          <w:p w:rsidR="00000000" w:rsidDel="00000000" w:rsidP="00000000" w:rsidRDefault="00000000" w:rsidRPr="00000000" w14:paraId="000000E9">
            <w:pPr>
              <w:jc w:val="center"/>
              <w:rPr/>
            </w:pPr>
            <w:r>
              <w:rPr>
                <w:color w:val="000000"/>
                <w:sz w:val="17"/>
                <w:szCs w:val="17"/>
                <w:rtl w:val="0"/>
              </w:rPr>
              <w:t xml:space="preserve">3,897</w:t>
            </w:r>
            <w:r>
              <w:rPr>
                <w:rtl w:val="0"/>
              </w:rPr>
            </w:r>
          </w:p>
        </w:tc>
        <w:tc>
          <w:tcPr>
            <w:tcBorders>
              <w:top w:color="bfbfbf" w:space="0" w:sz="4" w:val="single"/>
              <w:left w:color="bfbfbf" w:space="0" w:sz="4" w:val="single"/>
              <w:bottom w:color="bfbfbf" w:space="0" w:sz="4" w:val="single"/>
              <w:right w:color="bfbfbf" w:space="0" w:sz="4" w:val="single"/>
            </w:tcBorders>
            <w:shd w:fill="edf0fa" w:val="clear"/>
            <w:tcMar>
              <w:top w:w="0.0" w:type="dxa"/>
              <w:bottom w:w="0.0" w:type="dxa"/>
            </w:tcMar>
          </w:tcPr>
          <w:p w:rsidR="00000000" w:rsidDel="00000000" w:rsidP="00000000" w:rsidRDefault="00000000" w:rsidRPr="00000000" w14:paraId="000000EA">
            <w:pPr>
              <w:jc w:val="center"/>
              <w:rPr/>
            </w:pPr>
            <w:r>
              <w:rPr>
                <w:color w:val="000000"/>
                <w:sz w:val="17"/>
                <w:szCs w:val="17"/>
                <w:rtl w:val="0"/>
              </w:rPr>
              <w:t xml:space="preserve">6,490</w:t>
            </w:r>
            <w:r>
              <w:rPr>
                <w:rtl w:val="0"/>
              </w:rPr>
            </w:r>
          </w:p>
        </w:tc>
        <w:tc>
          <w:tcPr>
            <w:tcBorders>
              <w:top w:color="bfbfbf" w:space="0" w:sz="4" w:val="single"/>
              <w:left w:color="bfbfbf" w:space="0" w:sz="4" w:val="single"/>
              <w:bottom w:color="bfbfbf" w:space="0" w:sz="4" w:val="single"/>
              <w:right w:color="bfbfbf" w:space="0" w:sz="4" w:val="single"/>
            </w:tcBorders>
            <w:shd w:fill="edf0fa" w:val="clear"/>
            <w:tcMar>
              <w:top w:w="0.0" w:type="dxa"/>
              <w:bottom w:w="0.0" w:type="dxa"/>
            </w:tcMar>
          </w:tcPr>
          <w:p w:rsidR="00000000" w:rsidDel="00000000" w:rsidP="00000000" w:rsidRDefault="00000000" w:rsidRPr="00000000" w14:paraId="000000EB">
            <w:pPr>
              <w:jc w:val="center"/>
              <w:rPr/>
            </w:pPr>
            <w:r>
              <w:rPr>
                <w:color w:val="000000"/>
                <w:sz w:val="17"/>
                <w:szCs w:val="17"/>
                <w:rtl w:val="0"/>
              </w:rPr>
              <w:t xml:space="preserve">1,146</w:t>
            </w:r>
            <w:r>
              <w:rPr>
                <w:rtl w:val="0"/>
              </w:rPr>
            </w:r>
          </w:p>
        </w:tc>
        <w:tc>
          <w:tcPr>
            <w:tcBorders>
              <w:top w:color="bfbfbf" w:space="0" w:sz="4" w:val="single"/>
              <w:left w:color="bfbfbf" w:space="0" w:sz="4" w:val="single"/>
              <w:bottom w:color="bfbfbf" w:space="0" w:sz="4" w:val="single"/>
              <w:right w:color="bfbfbf" w:space="0" w:sz="4" w:val="single"/>
            </w:tcBorders>
            <w:shd w:fill="edf0fa" w:val="clear"/>
            <w:tcMar>
              <w:top w:w="0.0" w:type="dxa"/>
              <w:bottom w:w="0.0" w:type="dxa"/>
            </w:tcMar>
          </w:tcPr>
          <w:p w:rsidR="00000000" w:rsidDel="00000000" w:rsidP="00000000" w:rsidRDefault="00000000" w:rsidRPr="00000000" w14:paraId="000000EC">
            <w:pPr>
              <w:jc w:val="center"/>
              <w:rPr/>
            </w:pPr>
            <w:r>
              <w:rPr>
                <w:color w:val="000000"/>
                <w:sz w:val="17"/>
                <w:szCs w:val="17"/>
                <w:rtl w:val="0"/>
              </w:rPr>
              <w:t xml:space="preserve">35.8（38.6）</w:t>
            </w:r>
            <w:r>
              <w:rPr>
                <w:rtl w:val="0"/>
              </w:rPr>
            </w:r>
          </w:p>
        </w:tc>
      </w:tr>
    </w:tbl>
    <w:p w:rsidR="00000000" w:rsidDel="00000000" w:rsidP="00000000" w:rsidRDefault="00000000" w:rsidRPr="00000000" w14:paraId="000000ED">
      <w:pPr>
        <w:spacing w:after="80" w:lineRule="auto"/>
        <w:rPr/>
      </w:pPr>
      <w:r>
        <w:rPr>
          <w:rtl w:val="0"/>
        </w:rPr>
      </w:r>
    </w:p>
    <w:p w:rsidR="00000000" w:rsidDel="00000000" w:rsidP="00000000" w:rsidRDefault="00000000" w:rsidRPr="00000000" w14:paraId="000000EE">
      <w:pPr>
        <w:spacing w:after="160" w:before="120" w:line="360" w:lineRule="auto"/>
        <w:rPr/>
      </w:pPr>
      <w:r>
        <w:rPr>
          <w:color w:val="000000"/>
          <w:rtl w:val="0"/>
        </w:rPr>
        <w:t xml:space="preserve">高校生の不登校：京都府の高等学校（全日・定時制）不登校生徒数は令和6年度1,146人（前年度比+51人）。千人当たり17.8人で全国平均23.3人を下回る。小中学校が一貫して急増しているのに対し、高校段階はコロナ禍で一時減少（令和2年度714人）した後に再増加しており、増加のカーブは緩やかである。これは、不登校を経験した中学生の一定数が、全日制ではなく通信制高校・サポート校（ゴールフリー高等学院を含む）へ進学し、そこで学びを継続していることの反映と読める。すなわち高校段階の受け皿は既に通信制・サポート校へ移動しており、この層こそ本構想が接続すべき対象である。</w:t>
      </w:r>
      <w:r>
        <w:rPr>
          <w:rtl w:val="0"/>
        </w:rPr>
      </w:r>
    </w:p>
    <w:p w:rsidR="00000000" w:rsidDel="00000000" w:rsidP="00000000" w:rsidRDefault="00000000" w:rsidRPr="00000000" w14:paraId="000000EF">
      <w:pPr>
        <w:spacing w:after="100" w:before="200" w:line="336" w:lineRule="auto"/>
        <w:rPr/>
      </w:pPr>
      <w:r>
        <w:rPr>
          <w:b w:val="1"/>
          <w:bCs w:val="1"/>
          <w:color w:val="1e2761"/>
          <w:sz w:val="22"/>
          <w:szCs w:val="22"/>
          <w:rtl w:val="0"/>
        </w:rPr>
        <w:t xml:space="preserve">(2) 滋賀県</w:t>
      </w:r>
      <w:r>
        <w:rPr>
          <w:rtl w:val="0"/>
        </w:rPr>
      </w:r>
    </w:p>
    <w:p w:rsidR="00000000" w:rsidDel="00000000" w:rsidP="00000000" w:rsidRDefault="00000000" w:rsidRPr="00000000" w14:paraId="000000F0">
      <w:pPr>
        <w:spacing w:after="100" w:line="336" w:lineRule="auto"/>
        <w:rPr/>
      </w:pPr>
      <w:r>
        <w:rPr>
          <w:color w:val="000000"/>
          <w:rtl w:val="0"/>
        </w:rPr>
        <w:t xml:space="preserve">滋賀県教育委員会の公式資料（令和6年度）により、令和2〜6年度の完全な年次推移が確認できる。不登校児童生徒数（在籍率）は令和6年度に小中合計5,375人（在籍率3.87%）に達し、過去最多を更新。中学校の在籍率6.40%は全国平均（6.79%）に迫る水準である。</w:t>
      </w:r>
      <w:r>
        <w:rPr>
          <w:rtl w:val="0"/>
        </w:rPr>
      </w:r>
    </w:p>
    <w:p w:rsidR="00000000" w:rsidDel="00000000" w:rsidP="00000000" w:rsidRDefault="00000000" w:rsidRPr="00000000" w14:paraId="000000F1">
      <w:pPr>
        <w:spacing w:after="80" w:lineRule="auto"/>
        <w:jc w:val="center"/>
        <w:rPr/>
      </w:pPr>
      <w:r>
        <w:rPr/>
        <w:drawing>
          <wp:inline distB="0" distT="0" distL="0" distR="0">
            <wp:extent cx="5486400" cy="2954215"/>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86400" cy="2954215"/>
                    </a:xfrm>
                    <a:prstGeom prst="rect"/>
                    <a:ln/>
                  </pic:spPr>
                </pic:pic>
              </a:graphicData>
            </a:graphic>
          </wp:inline>
        </w:drawing>
      </w:r>
      <w:r>
        <w:rPr>
          <w:rtl w:val="0"/>
        </w:rPr>
      </w:r>
    </w:p>
    <w:p w:rsidR="00000000" w:rsidDel="00000000" w:rsidP="00000000" w:rsidRDefault="00000000" w:rsidRPr="00000000" w14:paraId="000000F2">
      <w:pPr>
        <w:spacing w:after="100" w:line="336" w:lineRule="auto"/>
        <w:rPr/>
      </w:pPr>
      <w:r>
        <w:rPr>
          <w:color w:val="595959"/>
          <w:sz w:val="17"/>
          <w:szCs w:val="17"/>
          <w:rtl w:val="0"/>
        </w:rPr>
        <w:t xml:space="preserve">出典：滋賀県教育委員会「令和6年度児童生徒の問題行動・不登校等生徒指導上の諸課題に関する調査等の結果（滋賀県）」</w:t>
      </w:r>
      <w:r>
        <w:rPr>
          <w:rtl w:val="0"/>
        </w:rPr>
      </w:r>
    </w:p>
    <w:p w:rsidR="00000000" w:rsidDel="00000000" w:rsidP="00000000" w:rsidRDefault="00000000" w:rsidRPr="00000000" w14:paraId="000000F3">
      <w:pPr>
        <w:spacing w:after="100" w:before="160" w:line="336" w:lineRule="auto"/>
        <w:rPr/>
      </w:pPr>
      <w:r>
        <w:rPr>
          <w:b w:val="1"/>
          <w:bCs w:val="1"/>
          <w:color w:val="1e2761"/>
          <w:sz w:val="22"/>
          <w:szCs w:val="22"/>
          <w:rtl w:val="0"/>
        </w:rPr>
        <w:t xml:space="preserve">滋賀県の年度別数値（在籍率）</w:t>
      </w:r>
      <w:r>
        <w:rPr>
          <w:rtl w:val="0"/>
        </w:rPr>
      </w:r>
    </w:p>
    <w:tbl>
      <w:tblPr>
        <w:tblStyle w:val="Table6"/>
        <w:tblW w:w="8000.0" w:type="dxa"/>
        <w:jc w:val="left"/>
        <w:tblLayout w:type="fixed"/>
        <w:tblLook w:val="0400"/>
      </w:tblPr>
      <w:tblGrid>
        <w:gridCol w:w="1800"/>
        <w:gridCol w:w="1500"/>
        <w:gridCol w:w="1500"/>
        <w:gridCol w:w="1500"/>
        <w:gridCol w:w="1700"/>
        <w:tblGridChange w:id="0">
          <w:tblGrid>
            <w:gridCol w:w="1800"/>
            <w:gridCol w:w="1500"/>
            <w:gridCol w:w="1500"/>
            <w:gridCol w:w="1500"/>
            <w:gridCol w:w="17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028090" w:val="clear"/>
            <w:tcMar>
              <w:top w:w="0.0" w:type="dxa"/>
              <w:bottom w:w="0.0" w:type="dxa"/>
            </w:tcMar>
          </w:tcPr>
          <w:p w:rsidR="00000000" w:rsidDel="00000000" w:rsidP="00000000" w:rsidRDefault="00000000" w:rsidRPr="00000000" w14:paraId="000000F4">
            <w:pPr>
              <w:jc w:val="center"/>
              <w:rPr/>
            </w:pPr>
            <w:r>
              <w:rPr>
                <w:b w:val="1"/>
                <w:bCs w:val="1"/>
                <w:color w:val="ffffff"/>
                <w:sz w:val="17"/>
                <w:szCs w:val="17"/>
                <w:rtl w:val="0"/>
              </w:rPr>
              <w:t xml:space="preserve">年度</w:t>
            </w:r>
            <w:r>
              <w:rPr>
                <w:rtl w:val="0"/>
              </w:rPr>
            </w:r>
          </w:p>
        </w:tc>
        <w:tc>
          <w:tcPr>
            <w:tcBorders>
              <w:top w:color="bfbfbf" w:space="0" w:sz="4" w:val="single"/>
              <w:left w:color="bfbfbf" w:space="0" w:sz="4" w:val="single"/>
              <w:bottom w:color="bfbfbf" w:space="0" w:sz="4" w:val="single"/>
              <w:right w:color="bfbfbf" w:space="0" w:sz="4" w:val="single"/>
            </w:tcBorders>
            <w:shd w:fill="028090" w:val="clear"/>
            <w:tcMar>
              <w:top w:w="0.0" w:type="dxa"/>
              <w:bottom w:w="0.0" w:type="dxa"/>
            </w:tcMar>
          </w:tcPr>
          <w:p w:rsidR="00000000" w:rsidDel="00000000" w:rsidP="00000000" w:rsidRDefault="00000000" w:rsidRPr="00000000" w14:paraId="000000F5">
            <w:pPr>
              <w:jc w:val="center"/>
              <w:rPr/>
            </w:pPr>
            <w:r>
              <w:rPr>
                <w:b w:val="1"/>
                <w:bCs w:val="1"/>
                <w:color w:val="ffffff"/>
                <w:sz w:val="17"/>
                <w:szCs w:val="17"/>
                <w:rtl w:val="0"/>
              </w:rPr>
              <w:t xml:space="preserve">小学校</w:t>
            </w:r>
            <w:r>
              <w:rPr>
                <w:rtl w:val="0"/>
              </w:rPr>
            </w:r>
          </w:p>
        </w:tc>
        <w:tc>
          <w:tcPr>
            <w:tcBorders>
              <w:top w:color="bfbfbf" w:space="0" w:sz="4" w:val="single"/>
              <w:left w:color="bfbfbf" w:space="0" w:sz="4" w:val="single"/>
              <w:bottom w:color="bfbfbf" w:space="0" w:sz="4" w:val="single"/>
              <w:right w:color="bfbfbf" w:space="0" w:sz="4" w:val="single"/>
            </w:tcBorders>
            <w:shd w:fill="028090" w:val="clear"/>
            <w:tcMar>
              <w:top w:w="0.0" w:type="dxa"/>
              <w:bottom w:w="0.0" w:type="dxa"/>
            </w:tcMar>
          </w:tcPr>
          <w:p w:rsidR="00000000" w:rsidDel="00000000" w:rsidP="00000000" w:rsidRDefault="00000000" w:rsidRPr="00000000" w14:paraId="000000F6">
            <w:pPr>
              <w:jc w:val="center"/>
              <w:rPr/>
            </w:pPr>
            <w:r>
              <w:rPr>
                <w:b w:val="1"/>
                <w:bCs w:val="1"/>
                <w:color w:val="ffffff"/>
                <w:sz w:val="17"/>
                <w:szCs w:val="17"/>
                <w:rtl w:val="0"/>
              </w:rPr>
              <w:t xml:space="preserve">中学校</w:t>
            </w:r>
            <w:r>
              <w:rPr>
                <w:rtl w:val="0"/>
              </w:rPr>
            </w:r>
          </w:p>
        </w:tc>
        <w:tc>
          <w:tcPr>
            <w:tcBorders>
              <w:top w:color="bfbfbf" w:space="0" w:sz="4" w:val="single"/>
              <w:left w:color="bfbfbf" w:space="0" w:sz="4" w:val="single"/>
              <w:bottom w:color="bfbfbf" w:space="0" w:sz="4" w:val="single"/>
              <w:right w:color="bfbfbf" w:space="0" w:sz="4" w:val="single"/>
            </w:tcBorders>
            <w:shd w:fill="028090" w:val="clear"/>
            <w:tcMar>
              <w:top w:w="0.0" w:type="dxa"/>
              <w:bottom w:w="0.0" w:type="dxa"/>
            </w:tcMar>
          </w:tcPr>
          <w:p w:rsidR="00000000" w:rsidDel="00000000" w:rsidP="00000000" w:rsidRDefault="00000000" w:rsidRPr="00000000" w14:paraId="000000F7">
            <w:pPr>
              <w:jc w:val="center"/>
              <w:rPr/>
            </w:pPr>
            <w:r>
              <w:rPr>
                <w:b w:val="1"/>
                <w:bCs w:val="1"/>
                <w:color w:val="ffffff"/>
                <w:sz w:val="17"/>
                <w:szCs w:val="17"/>
                <w:rtl w:val="0"/>
              </w:rPr>
              <w:t xml:space="preserve">小中計</w:t>
            </w:r>
            <w:r>
              <w:rPr>
                <w:rtl w:val="0"/>
              </w:rPr>
            </w:r>
          </w:p>
        </w:tc>
        <w:tc>
          <w:tcPr>
            <w:tcBorders>
              <w:top w:color="bfbfbf" w:space="0" w:sz="4" w:val="single"/>
              <w:left w:color="bfbfbf" w:space="0" w:sz="4" w:val="single"/>
              <w:bottom w:color="bfbfbf" w:space="0" w:sz="4" w:val="single"/>
              <w:right w:color="bfbfbf" w:space="0" w:sz="4" w:val="single"/>
            </w:tcBorders>
            <w:shd w:fill="028090" w:val="clear"/>
            <w:tcMar>
              <w:top w:w="0.0" w:type="dxa"/>
              <w:bottom w:w="0.0" w:type="dxa"/>
            </w:tcMar>
          </w:tcPr>
          <w:p w:rsidR="00000000" w:rsidDel="00000000" w:rsidP="00000000" w:rsidRDefault="00000000" w:rsidRPr="00000000" w14:paraId="000000F8">
            <w:pPr>
              <w:jc w:val="center"/>
              <w:rPr/>
            </w:pPr>
            <w:r>
              <w:rPr>
                <w:b w:val="1"/>
                <w:bCs w:val="1"/>
                <w:color w:val="ffffff"/>
                <w:sz w:val="17"/>
                <w:szCs w:val="17"/>
                <w:rtl w:val="0"/>
              </w:rPr>
              <w:t xml:space="preserve">高等学校</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0F9">
            <w:pPr>
              <w:jc w:val="center"/>
              <w:rPr/>
            </w:pPr>
            <w:r>
              <w:rPr>
                <w:b w:val="1"/>
                <w:bCs w:val="1"/>
                <w:color w:val="000000"/>
                <w:sz w:val="17"/>
                <w:szCs w:val="17"/>
                <w:rtl w:val="0"/>
              </w:rPr>
              <w:t xml:space="preserve">令和2年度</w:t>
            </w:r>
            <w:r>
              <w:rPr>
                <w:rtl w:val="0"/>
              </w:rPr>
            </w:r>
          </w:p>
        </w:tc>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0FA">
            <w:pPr>
              <w:jc w:val="center"/>
              <w:rPr/>
            </w:pPr>
            <w:r>
              <w:rPr>
                <w:color w:val="000000"/>
                <w:sz w:val="17"/>
                <w:szCs w:val="17"/>
                <w:rtl w:val="0"/>
              </w:rPr>
              <w:t xml:space="preserve">856</w:t>
            </w:r>
            <w:r>
              <w:rPr>
                <w:rtl w:val="0"/>
              </w:rPr>
            </w:r>
          </w:p>
        </w:tc>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0FB">
            <w:pPr>
              <w:jc w:val="center"/>
              <w:rPr/>
            </w:pPr>
            <w:r>
              <w:rPr>
                <w:color w:val="000000"/>
                <w:sz w:val="17"/>
                <w:szCs w:val="17"/>
                <w:rtl w:val="0"/>
              </w:rPr>
              <w:t xml:space="preserve">1,415</w:t>
            </w:r>
            <w:r>
              <w:rPr>
                <w:rtl w:val="0"/>
              </w:rPr>
            </w:r>
          </w:p>
        </w:tc>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0FC">
            <w:pPr>
              <w:jc w:val="center"/>
              <w:rPr/>
            </w:pPr>
            <w:r>
              <w:rPr>
                <w:color w:val="000000"/>
                <w:sz w:val="17"/>
                <w:szCs w:val="17"/>
                <w:rtl w:val="0"/>
              </w:rPr>
              <w:t xml:space="preserve">3,203</w:t>
            </w:r>
            <w:r>
              <w:rPr>
                <w:rtl w:val="0"/>
              </w:rPr>
            </w:r>
          </w:p>
        </w:tc>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0FD">
            <w:pPr>
              <w:jc w:val="center"/>
              <w:rPr/>
            </w:pPr>
            <w:r>
              <w:rPr>
                <w:color w:val="000000"/>
                <w:sz w:val="17"/>
                <w:szCs w:val="17"/>
                <w:rtl w:val="0"/>
              </w:rPr>
              <w:t xml:space="preserve">―</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9f4f6" w:val="clear"/>
            <w:tcMar>
              <w:top w:w="0.0" w:type="dxa"/>
              <w:bottom w:w="0.0" w:type="dxa"/>
            </w:tcMar>
          </w:tcPr>
          <w:p w:rsidR="00000000" w:rsidDel="00000000" w:rsidP="00000000" w:rsidRDefault="00000000" w:rsidRPr="00000000" w14:paraId="000000FE">
            <w:pPr>
              <w:jc w:val="center"/>
              <w:rPr/>
            </w:pPr>
            <w:r>
              <w:rPr>
                <w:b w:val="1"/>
                <w:bCs w:val="1"/>
                <w:color w:val="000000"/>
                <w:sz w:val="17"/>
                <w:szCs w:val="17"/>
                <w:rtl w:val="0"/>
              </w:rPr>
              <w:t xml:space="preserve">令和3年度</w:t>
            </w:r>
            <w:r>
              <w:rPr>
                <w:rtl w:val="0"/>
              </w:rPr>
            </w:r>
          </w:p>
        </w:tc>
        <w:tc>
          <w:tcPr>
            <w:tcBorders>
              <w:top w:color="bfbfbf" w:space="0" w:sz="4" w:val="single"/>
              <w:left w:color="bfbfbf" w:space="0" w:sz="4" w:val="single"/>
              <w:bottom w:color="bfbfbf" w:space="0" w:sz="4" w:val="single"/>
              <w:right w:color="bfbfbf" w:space="0" w:sz="4" w:val="single"/>
            </w:tcBorders>
            <w:shd w:fill="e9f4f6" w:val="clear"/>
            <w:tcMar>
              <w:top w:w="0.0" w:type="dxa"/>
              <w:bottom w:w="0.0" w:type="dxa"/>
            </w:tcMar>
          </w:tcPr>
          <w:p w:rsidR="00000000" w:rsidDel="00000000" w:rsidP="00000000" w:rsidRDefault="00000000" w:rsidRPr="00000000" w14:paraId="000000FF">
            <w:pPr>
              <w:jc w:val="center"/>
              <w:rPr/>
            </w:pPr>
            <w:r>
              <w:rPr>
                <w:color w:val="000000"/>
                <w:sz w:val="17"/>
                <w:szCs w:val="17"/>
                <w:rtl w:val="0"/>
              </w:rPr>
              <w:t xml:space="preserve">1,073</w:t>
            </w:r>
            <w:r>
              <w:rPr>
                <w:rtl w:val="0"/>
              </w:rPr>
            </w:r>
          </w:p>
        </w:tc>
        <w:tc>
          <w:tcPr>
            <w:tcBorders>
              <w:top w:color="bfbfbf" w:space="0" w:sz="4" w:val="single"/>
              <w:left w:color="bfbfbf" w:space="0" w:sz="4" w:val="single"/>
              <w:bottom w:color="bfbfbf" w:space="0" w:sz="4" w:val="single"/>
              <w:right w:color="bfbfbf" w:space="0" w:sz="4" w:val="single"/>
            </w:tcBorders>
            <w:shd w:fill="e9f4f6" w:val="clear"/>
            <w:tcMar>
              <w:top w:w="0.0" w:type="dxa"/>
              <w:bottom w:w="0.0" w:type="dxa"/>
            </w:tcMar>
          </w:tcPr>
          <w:p w:rsidR="00000000" w:rsidDel="00000000" w:rsidP="00000000" w:rsidRDefault="00000000" w:rsidRPr="00000000" w14:paraId="00000100">
            <w:pPr>
              <w:jc w:val="center"/>
              <w:rPr/>
            </w:pPr>
            <w:r>
              <w:rPr>
                <w:color w:val="000000"/>
                <w:sz w:val="17"/>
                <w:szCs w:val="17"/>
                <w:rtl w:val="0"/>
              </w:rPr>
              <w:t xml:space="preserve">1,910</w:t>
            </w:r>
            <w:r>
              <w:rPr>
                <w:rtl w:val="0"/>
              </w:rPr>
            </w:r>
          </w:p>
        </w:tc>
        <w:tc>
          <w:tcPr>
            <w:tcBorders>
              <w:top w:color="bfbfbf" w:space="0" w:sz="4" w:val="single"/>
              <w:left w:color="bfbfbf" w:space="0" w:sz="4" w:val="single"/>
              <w:bottom w:color="bfbfbf" w:space="0" w:sz="4" w:val="single"/>
              <w:right w:color="bfbfbf" w:space="0" w:sz="4" w:val="single"/>
            </w:tcBorders>
            <w:shd w:fill="e9f4f6" w:val="clear"/>
            <w:tcMar>
              <w:top w:w="0.0" w:type="dxa"/>
              <w:bottom w:w="0.0" w:type="dxa"/>
            </w:tcMar>
          </w:tcPr>
          <w:p w:rsidR="00000000" w:rsidDel="00000000" w:rsidP="00000000" w:rsidRDefault="00000000" w:rsidRPr="00000000" w14:paraId="00000101">
            <w:pPr>
              <w:jc w:val="center"/>
              <w:rPr/>
            </w:pPr>
            <w:r>
              <w:rPr>
                <w:color w:val="000000"/>
                <w:sz w:val="17"/>
                <w:szCs w:val="17"/>
                <w:rtl w:val="0"/>
              </w:rPr>
              <w:t xml:space="preserve">4,007</w:t>
            </w:r>
            <w:r>
              <w:rPr>
                <w:rtl w:val="0"/>
              </w:rPr>
            </w:r>
          </w:p>
        </w:tc>
        <w:tc>
          <w:tcPr>
            <w:tcBorders>
              <w:top w:color="bfbfbf" w:space="0" w:sz="4" w:val="single"/>
              <w:left w:color="bfbfbf" w:space="0" w:sz="4" w:val="single"/>
              <w:bottom w:color="bfbfbf" w:space="0" w:sz="4" w:val="single"/>
              <w:right w:color="bfbfbf" w:space="0" w:sz="4" w:val="single"/>
            </w:tcBorders>
            <w:shd w:fill="e9f4f6" w:val="clear"/>
            <w:tcMar>
              <w:top w:w="0.0" w:type="dxa"/>
              <w:bottom w:w="0.0" w:type="dxa"/>
            </w:tcMar>
          </w:tcPr>
          <w:p w:rsidR="00000000" w:rsidDel="00000000" w:rsidP="00000000" w:rsidRDefault="00000000" w:rsidRPr="00000000" w14:paraId="00000102">
            <w:pPr>
              <w:jc w:val="center"/>
              <w:rPr/>
            </w:pPr>
            <w:r>
              <w:rPr>
                <w:color w:val="000000"/>
                <w:sz w:val="17"/>
                <w:szCs w:val="17"/>
                <w:rtl w:val="0"/>
              </w:rPr>
              <w:t xml:space="preserve">1,024</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103">
            <w:pPr>
              <w:jc w:val="center"/>
              <w:rPr/>
            </w:pPr>
            <w:r>
              <w:rPr>
                <w:b w:val="1"/>
                <w:bCs w:val="1"/>
                <w:color w:val="000000"/>
                <w:sz w:val="17"/>
                <w:szCs w:val="17"/>
                <w:rtl w:val="0"/>
              </w:rPr>
              <w:t xml:space="preserve">令和4年度</w:t>
            </w:r>
            <w:r>
              <w:rPr>
                <w:rtl w:val="0"/>
              </w:rPr>
            </w:r>
          </w:p>
        </w:tc>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104">
            <w:pPr>
              <w:jc w:val="center"/>
              <w:rPr/>
            </w:pPr>
            <w:r>
              <w:rPr>
                <w:color w:val="000000"/>
                <w:sz w:val="17"/>
                <w:szCs w:val="17"/>
                <w:rtl w:val="0"/>
              </w:rPr>
              <w:t xml:space="preserve">1,270</w:t>
            </w:r>
            <w:r>
              <w:rPr>
                <w:rtl w:val="0"/>
              </w:rPr>
            </w:r>
          </w:p>
        </w:tc>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105">
            <w:pPr>
              <w:jc w:val="center"/>
              <w:rPr/>
            </w:pPr>
            <w:r>
              <w:rPr>
                <w:color w:val="000000"/>
                <w:sz w:val="17"/>
                <w:szCs w:val="17"/>
                <w:rtl w:val="0"/>
              </w:rPr>
              <w:t xml:space="preserve">2,194</w:t>
            </w:r>
            <w:r>
              <w:rPr>
                <w:rtl w:val="0"/>
              </w:rPr>
            </w:r>
          </w:p>
        </w:tc>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106">
            <w:pPr>
              <w:jc w:val="center"/>
              <w:rPr/>
            </w:pPr>
            <w:r>
              <w:rPr>
                <w:color w:val="000000"/>
                <w:sz w:val="17"/>
                <w:szCs w:val="17"/>
                <w:rtl w:val="0"/>
              </w:rPr>
              <w:t xml:space="preserve">4,550</w:t>
            </w:r>
            <w:r>
              <w:rPr>
                <w:rtl w:val="0"/>
              </w:rPr>
            </w:r>
          </w:p>
        </w:tc>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107">
            <w:pPr>
              <w:jc w:val="center"/>
              <w:rPr/>
            </w:pPr>
            <w:r>
              <w:rPr>
                <w:color w:val="000000"/>
                <w:sz w:val="17"/>
                <w:szCs w:val="17"/>
                <w:rtl w:val="0"/>
              </w:rPr>
              <w:t xml:space="preserve">1,086</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9f4f6" w:val="clear"/>
            <w:tcMar>
              <w:top w:w="0.0" w:type="dxa"/>
              <w:bottom w:w="0.0" w:type="dxa"/>
            </w:tcMar>
          </w:tcPr>
          <w:p w:rsidR="00000000" w:rsidDel="00000000" w:rsidP="00000000" w:rsidRDefault="00000000" w:rsidRPr="00000000" w14:paraId="00000108">
            <w:pPr>
              <w:jc w:val="center"/>
              <w:rPr/>
            </w:pPr>
            <w:r>
              <w:rPr>
                <w:b w:val="1"/>
                <w:bCs w:val="1"/>
                <w:color w:val="000000"/>
                <w:sz w:val="17"/>
                <w:szCs w:val="17"/>
                <w:rtl w:val="0"/>
              </w:rPr>
              <w:t xml:space="preserve">令和5年度</w:t>
            </w:r>
            <w:r>
              <w:rPr>
                <w:rtl w:val="0"/>
              </w:rPr>
            </w:r>
          </w:p>
        </w:tc>
        <w:tc>
          <w:tcPr>
            <w:tcBorders>
              <w:top w:color="bfbfbf" w:space="0" w:sz="4" w:val="single"/>
              <w:left w:color="bfbfbf" w:space="0" w:sz="4" w:val="single"/>
              <w:bottom w:color="bfbfbf" w:space="0" w:sz="4" w:val="single"/>
              <w:right w:color="bfbfbf" w:space="0" w:sz="4" w:val="single"/>
            </w:tcBorders>
            <w:shd w:fill="e9f4f6" w:val="clear"/>
            <w:tcMar>
              <w:top w:w="0.0" w:type="dxa"/>
              <w:bottom w:w="0.0" w:type="dxa"/>
            </w:tcMar>
          </w:tcPr>
          <w:p w:rsidR="00000000" w:rsidDel="00000000" w:rsidP="00000000" w:rsidRDefault="00000000" w:rsidRPr="00000000" w14:paraId="00000109">
            <w:pPr>
              <w:jc w:val="center"/>
              <w:rPr/>
            </w:pPr>
            <w:r>
              <w:rPr>
                <w:color w:val="000000"/>
                <w:sz w:val="17"/>
                <w:szCs w:val="17"/>
                <w:rtl w:val="0"/>
              </w:rPr>
              <w:t xml:space="preserve">1,572</w:t>
            </w:r>
            <w:r>
              <w:rPr>
                <w:rtl w:val="0"/>
              </w:rPr>
            </w:r>
          </w:p>
        </w:tc>
        <w:tc>
          <w:tcPr>
            <w:tcBorders>
              <w:top w:color="bfbfbf" w:space="0" w:sz="4" w:val="single"/>
              <w:left w:color="bfbfbf" w:space="0" w:sz="4" w:val="single"/>
              <w:bottom w:color="bfbfbf" w:space="0" w:sz="4" w:val="single"/>
              <w:right w:color="bfbfbf" w:space="0" w:sz="4" w:val="single"/>
            </w:tcBorders>
            <w:shd w:fill="e9f4f6" w:val="clear"/>
            <w:tcMar>
              <w:top w:w="0.0" w:type="dxa"/>
              <w:bottom w:w="0.0" w:type="dxa"/>
            </w:tcMar>
          </w:tcPr>
          <w:p w:rsidR="00000000" w:rsidDel="00000000" w:rsidP="00000000" w:rsidRDefault="00000000" w:rsidRPr="00000000" w14:paraId="0000010A">
            <w:pPr>
              <w:jc w:val="center"/>
              <w:rPr/>
            </w:pPr>
            <w:r>
              <w:rPr>
                <w:color w:val="000000"/>
                <w:sz w:val="17"/>
                <w:szCs w:val="17"/>
                <w:rtl w:val="0"/>
              </w:rPr>
              <w:t xml:space="preserve">2,515</w:t>
            </w:r>
            <w:r>
              <w:rPr>
                <w:rtl w:val="0"/>
              </w:rPr>
            </w:r>
          </w:p>
        </w:tc>
        <w:tc>
          <w:tcPr>
            <w:tcBorders>
              <w:top w:color="bfbfbf" w:space="0" w:sz="4" w:val="single"/>
              <w:left w:color="bfbfbf" w:space="0" w:sz="4" w:val="single"/>
              <w:bottom w:color="bfbfbf" w:space="0" w:sz="4" w:val="single"/>
              <w:right w:color="bfbfbf" w:space="0" w:sz="4" w:val="single"/>
            </w:tcBorders>
            <w:shd w:fill="e9f4f6" w:val="clear"/>
            <w:tcMar>
              <w:top w:w="0.0" w:type="dxa"/>
              <w:bottom w:w="0.0" w:type="dxa"/>
            </w:tcMar>
          </w:tcPr>
          <w:p w:rsidR="00000000" w:rsidDel="00000000" w:rsidP="00000000" w:rsidRDefault="00000000" w:rsidRPr="00000000" w14:paraId="0000010B">
            <w:pPr>
              <w:jc w:val="center"/>
              <w:rPr/>
            </w:pPr>
            <w:r>
              <w:rPr>
                <w:color w:val="000000"/>
                <w:sz w:val="17"/>
                <w:szCs w:val="17"/>
                <w:rtl w:val="0"/>
              </w:rPr>
              <w:t xml:space="preserve">5,131</w:t>
            </w:r>
            <w:r>
              <w:rPr>
                <w:rtl w:val="0"/>
              </w:rPr>
            </w:r>
          </w:p>
        </w:tc>
        <w:tc>
          <w:tcPr>
            <w:tcBorders>
              <w:top w:color="bfbfbf" w:space="0" w:sz="4" w:val="single"/>
              <w:left w:color="bfbfbf" w:space="0" w:sz="4" w:val="single"/>
              <w:bottom w:color="bfbfbf" w:space="0" w:sz="4" w:val="single"/>
              <w:right w:color="bfbfbf" w:space="0" w:sz="4" w:val="single"/>
            </w:tcBorders>
            <w:shd w:fill="e9f4f6" w:val="clear"/>
            <w:tcMar>
              <w:top w:w="0.0" w:type="dxa"/>
              <w:bottom w:w="0.0" w:type="dxa"/>
            </w:tcMar>
          </w:tcPr>
          <w:p w:rsidR="00000000" w:rsidDel="00000000" w:rsidP="00000000" w:rsidRDefault="00000000" w:rsidRPr="00000000" w14:paraId="0000010C">
            <w:pPr>
              <w:jc w:val="center"/>
              <w:rPr/>
            </w:pPr>
            <w:r>
              <w:rPr>
                <w:color w:val="000000"/>
                <w:sz w:val="17"/>
                <w:szCs w:val="17"/>
                <w:rtl w:val="0"/>
              </w:rPr>
              <w:t xml:space="preserve">1,044</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10D">
            <w:pPr>
              <w:jc w:val="center"/>
              <w:rPr/>
            </w:pPr>
            <w:r>
              <w:rPr>
                <w:b w:val="1"/>
                <w:bCs w:val="1"/>
                <w:color w:val="000000"/>
                <w:sz w:val="17"/>
                <w:szCs w:val="17"/>
                <w:rtl w:val="0"/>
              </w:rPr>
              <w:t xml:space="preserve">令和6年度</w:t>
            </w:r>
            <w:r>
              <w:rPr>
                <w:rtl w:val="0"/>
              </w:rPr>
            </w:r>
          </w:p>
        </w:tc>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10E">
            <w:pPr>
              <w:jc w:val="center"/>
              <w:rPr/>
            </w:pPr>
            <w:r>
              <w:rPr>
                <w:color w:val="000000"/>
                <w:sz w:val="17"/>
                <w:szCs w:val="17"/>
                <w:rtl w:val="0"/>
              </w:rPr>
              <w:t xml:space="preserve">1,702</w:t>
            </w:r>
            <w:r>
              <w:rPr>
                <w:rtl w:val="0"/>
              </w:rPr>
            </w:r>
          </w:p>
        </w:tc>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10F">
            <w:pPr>
              <w:jc w:val="center"/>
              <w:rPr/>
            </w:pPr>
            <w:r>
              <w:rPr>
                <w:color w:val="000000"/>
                <w:sz w:val="17"/>
                <w:szCs w:val="17"/>
                <w:rtl w:val="0"/>
              </w:rPr>
              <w:t xml:space="preserve">2,603</w:t>
            </w:r>
            <w:r>
              <w:rPr>
                <w:rtl w:val="0"/>
              </w:rPr>
            </w:r>
          </w:p>
        </w:tc>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110">
            <w:pPr>
              <w:jc w:val="center"/>
              <w:rPr/>
            </w:pPr>
            <w:r>
              <w:rPr>
                <w:color w:val="000000"/>
                <w:sz w:val="17"/>
                <w:szCs w:val="17"/>
                <w:rtl w:val="0"/>
              </w:rPr>
              <w:t xml:space="preserve">5,375</w:t>
            </w:r>
            <w:r>
              <w:rPr>
                <w:rtl w:val="0"/>
              </w:rPr>
            </w:r>
          </w:p>
        </w:tc>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111">
            <w:pPr>
              <w:jc w:val="center"/>
              <w:rPr/>
            </w:pPr>
            <w:r>
              <w:rPr>
                <w:color w:val="000000"/>
                <w:sz w:val="17"/>
                <w:szCs w:val="17"/>
                <w:rtl w:val="0"/>
              </w:rPr>
              <w:t xml:space="preserve">1,070</w:t>
            </w:r>
            <w:r>
              <w:rPr>
                <w:rtl w:val="0"/>
              </w:rPr>
            </w:r>
          </w:p>
        </w:tc>
      </w:tr>
    </w:tbl>
    <w:p w:rsidR="00000000" w:rsidDel="00000000" w:rsidP="00000000" w:rsidRDefault="00000000" w:rsidRPr="00000000" w14:paraId="00000112">
      <w:pPr>
        <w:rPr/>
      </w:pPr>
      <w:r>
        <w:rPr>
          <w:rtl w:val="0"/>
        </w:rPr>
      </w:r>
    </w:p>
    <w:p w:rsidR="00000000" w:rsidDel="00000000" w:rsidP="00000000" w:rsidRDefault="00000000" w:rsidRPr="00000000" w14:paraId="00000113">
      <w:pPr>
        <w:spacing w:after="100" w:line="336" w:lineRule="auto"/>
        <w:rPr/>
      </w:pPr>
      <w:r>
        <w:rPr>
          <w:color w:val="000000"/>
          <w:sz w:val="19"/>
          <w:szCs w:val="19"/>
          <w:rtl w:val="0"/>
        </w:rPr>
        <w:t xml:space="preserve">在籍率（令和6年度）：小学校2.22%・中学校6.40%・小中計3.87%（前年度3.68%）。高等学校は2.98%。</w:t>
      </w:r>
      <w:r>
        <w:rPr>
          <w:rtl w:val="0"/>
        </w:rPr>
      </w:r>
    </w:p>
    <w:p w:rsidR="00000000" w:rsidDel="00000000" w:rsidP="00000000" w:rsidRDefault="00000000" w:rsidRPr="00000000" w14:paraId="00000114">
      <w:pPr>
        <w:spacing w:after="100" w:line="336" w:lineRule="auto"/>
        <w:rPr/>
      </w:pPr>
      <w:r>
        <w:rPr>
          <w:color w:val="595959"/>
          <w:sz w:val="17"/>
          <w:szCs w:val="17"/>
          <w:rtl w:val="0"/>
        </w:rPr>
        <w:t xml:space="preserve">※滋賀県は、専門的な相談・指導を受けていない不登校児童生徒が小学校500人（29.4%）・中学校959人（36.8%）にのぼり、支援の空白層が存在する。県内の不登校支援団体・オンラインFS（本データベース別シート参照）の受け皿拡充が課題となっている。</w:t>
      </w:r>
      <w:r>
        <w:rPr>
          <w:rtl w:val="0"/>
        </w:rPr>
      </w:r>
    </w:p>
    <w:p w:rsidR="00000000" w:rsidDel="00000000" w:rsidP="00000000" w:rsidRDefault="00000000" w:rsidRPr="00000000" w14:paraId="00000115">
      <w:pPr>
        <w:rPr/>
      </w:pPr>
      <w:r>
        <w:br w:type="page"/>
      </w:r>
      <w:r>
        <w:rPr>
          <w:rtl w:val="0"/>
        </w:rPr>
      </w:r>
    </w:p>
    <w:p w:rsidR="00000000" w:rsidDel="00000000" w:rsidP="00000000" w:rsidRDefault="00000000" w:rsidRPr="00000000" w14:paraId="00000116">
      <w:pPr>
        <w:pStyle w:val="Heading2"/>
        <w:spacing w:after="140" w:before="280" w:lineRule="auto"/>
        <w:rPr/>
      </w:pPr>
      <w:r>
        <w:rPr>
          <w:b w:val="1"/>
          <w:bCs w:val="1"/>
          <w:color w:val="990011"/>
          <w:rtl w:val="0"/>
        </w:rPr>
        <w:t xml:space="preserve">4.2 京都・滋賀の市場特性と独自戦略</w:t>
      </w:r>
      <w:r>
        <w:rPr>
          <w:rtl w:val="0"/>
        </w:rPr>
      </w:r>
    </w:p>
    <w:p w:rsidR="00000000" w:rsidDel="00000000" w:rsidP="00000000" w:rsidRDefault="00000000" w:rsidRPr="00000000" w14:paraId="00000117">
      <w:pPr>
        <w:spacing w:after="140" w:line="360" w:lineRule="auto"/>
        <w:rPr/>
      </w:pPr>
      <w:r>
        <w:rPr>
          <w:color w:val="000000"/>
          <w:rtl w:val="0"/>
        </w:rPr>
        <w:t xml:space="preserve">前節の推移データから、京都府・滋賀県それぞれに固有の市場特性が読み取れる。これらは全国一律ではない、地域に根ざした戦略の根拠となる。</w:t>
      </w:r>
      <w:r>
        <w:rPr>
          <w:rtl w:val="0"/>
        </w:rPr>
      </w:r>
    </w:p>
    <w:p w:rsidR="00000000" w:rsidDel="00000000" w:rsidP="00000000" w:rsidRDefault="00000000" w:rsidRPr="00000000" w14:paraId="00000118">
      <w:pPr>
        <w:spacing w:after="100" w:before="160" w:lineRule="auto"/>
        <w:rPr/>
      </w:pPr>
      <w:r>
        <w:rPr>
          <w:b w:val="1"/>
          <w:bCs w:val="1"/>
          <w:color w:val="1e2761"/>
          <w:sz w:val="22"/>
          <w:szCs w:val="22"/>
          <w:rtl w:val="0"/>
        </w:rPr>
        <w:t xml:space="preserve">(1) 京都府：中学不登校が高水準、市内中心部に供給が集中</w:t>
      </w:r>
      <w:r>
        <w:rPr>
          <w:rtl w:val="0"/>
        </w:rPr>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pacing w:after="100" w:line="336" w:lineRule="auto"/>
        <w:ind w:left="420" w:hanging="210"/>
        <w:rPr>
          <w:color w:val="000000"/>
        </w:rPr>
      </w:pPr>
      <w:r>
        <w:rPr>
          <w:b w:val="1"/>
          <w:bCs w:val="1"/>
          <w:color w:val="000000"/>
          <w:rtl w:val="0"/>
        </w:rPr>
        <w:t xml:space="preserve">・市場規模：小中不登校6,490人（令和6年度・過去最多）。特に中学校3,897人</w:t>
      </w:r>
      <w:del w:id="9118" w:author="Claude" w:date="2026-10-13T00:00:00Z">
        <w:r>
          <w:rPr>
            <w:b w:val="1"/>
            <w:bCs w:val="1"/>
            <w:color w:val="000000"/>
            <w:rtl w:val="0"/>
          </w:rPr>
          <w:delText xml:space="preserve">は、1学年あたり約1,300人規模の潜在需要を意味する。</w:delText>
        </w:r>
      </w:del>
      <w:ins w:id="9119" w:author="Claude" w:date="2026-10-13T00:00:00Z">
        <w:r>
          <w:rPr>
            <w:b w:val="1"/>
            <w:bCs w:val="1"/>
            <w:color w:val="000000"/>
            <w:rtl w:val="0"/>
          </w:rPr>
          <w:t xml:space="preserve">（1学年あたり約1,300人）。ただし入学希望数・当校の獲得可能数ではなく、通学範囲・学費・求める支援を需要調査で検証する。</w:t>
        </w:r>
      </w:ins>
      <w:r>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pacing w:after="100" w:line="336" w:lineRule="auto"/>
        <w:ind w:left="420" w:hanging="210"/>
        <w:rPr>
          <w:color w:val="000000"/>
        </w:rPr>
      </w:pPr>
      <w:r>
        <w:rPr>
          <w:b w:val="1"/>
          <w:bCs w:val="1"/>
          <w:color w:val="000000"/>
          <w:rtl w:val="0"/>
        </w:rPr>
        <w:t xml:space="preserve">・供給の偏り：京都市内の通信制サポート校・学院は下京区・中京区（四条烏丸〜京都駅）に集中する一方、伏見区・南部エリアは供給が手薄。伏見の人口規模（京都市最大の約28万人）に対し受け皿が不足している。</w:t>
      </w:r>
      <w:r>
        <w:rPr>
          <w:rtl w:val="0"/>
        </w:rPr>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pacing w:after="100" w:line="336" w:lineRule="auto"/>
        <w:ind w:left="420" w:hanging="210"/>
        <w:rPr>
          <w:color w:val="000000"/>
        </w:rPr>
      </w:pPr>
      <w:r>
        <w:rPr>
          <w:b w:val="1"/>
          <w:bCs w:val="1"/>
          <w:color w:val="000000"/>
          <w:rtl w:val="0"/>
        </w:rPr>
        <w:t xml:space="preserve">・公立多様化学校の空白：京都府内の学びの多様化学校は京都市立洛風・洛友の公立2校のみで、いずれも市中心部。伏見・南部の中学生には距離的な壁がある。私立初かつ南部立地は二重の先行者利益となる。</w:t>
      </w:r>
      <w:r>
        <w:rPr>
          <w:rtl w:val="0"/>
        </w:rPr>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pacing w:after="100" w:line="336" w:lineRule="auto"/>
        <w:ind w:left="420" w:hanging="210"/>
        <w:rPr>
          <w:color w:val="000000"/>
        </w:rPr>
      </w:pPr>
      <w:r>
        <w:rPr>
          <w:color w:val="000000"/>
          <w:rtl w:val="0"/>
        </w:rPr>
        <w:t xml:space="preserve">・戦略示唆：伏見に新校舎を置くことは、（a）供給空白地への参入、（b）京都市最大の人口を持つ商圏の獲得、（c）既存のゴールフリー高等学院伏見キャンパスとの近接によるグループ導線、の3点で合理性がある。</w:t>
      </w:r>
    </w:p>
    <w:p>
      <w:pPr>
        <w:widowControl w:val="1"/>
        <w:pBdr>
          <w:top w:space="0" w:sz="0" w:val="nil"/>
          <w:left w:space="0" w:sz="0" w:val="nil"/>
          <w:bottom w:space="0" w:sz="0" w:val="nil"/>
          <w:right w:space="0" w:sz="0" w:val="nil"/>
          <w:between w:space="0" w:sz="0" w:val="nil"/>
        </w:pBdr>
        <w:spacing w:after="100" w:line="336" w:lineRule="auto"/>
        <w:ind w:left="420" w:hanging="210"/>
        <w:rPr>
          <w:ins w:id="9120" w:author="Claude" w:date="2026-10-13T00:00:00Z"/>
        </w:rPr>
      </w:pPr>
      <w:ins w:id="9121" w:author="Claude" w:date="2026-10-13T00:00:00Z">
        <w:r>
          <w:rPr>
            <w:color w:val="000000"/>
            <w:rtl w:val="0"/>
          </w:rPr>
          <w:t xml:space="preserve">  ・需要の検証：京都市内・府内・隣接府県からの通学について、住所、所要時間、交通費、学費、求める支援、本人の入学意思を確認し、地域別に問い合わせ→面談→体験→入学意向→入学→継続を追って需要の根拠にする。B5・シンガク等の接点からの調査は、個人情報の同意と利用目的を整理する。</w:t>
        </w:r>
      </w:ins>
    </w:p>
    <w:p w:rsidR="00000000" w:rsidDel="00000000" w:rsidP="00000000" w:rsidRDefault="00000000" w:rsidRPr="00000000" w14:paraId="0000011D">
      <w:pPr>
        <w:spacing w:after="100" w:before="160" w:lineRule="auto"/>
        <w:rPr/>
      </w:pPr>
      <w:r>
        <w:rPr>
          <w:b w:val="1"/>
          <w:bCs w:val="1"/>
          <w:color w:val="1e2761"/>
          <w:sz w:val="22"/>
          <w:szCs w:val="22"/>
          <w:rtl w:val="0"/>
        </w:rPr>
        <w:t xml:space="preserve">(2) 滋賀県：中学在籍率が全国並みに高く、支援の空白層が厚い</w:t>
      </w:r>
      <w:r>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pacing w:after="100" w:line="336" w:lineRule="auto"/>
        <w:ind w:left="420" w:hanging="210"/>
        <w:rPr>
          <w:color w:val="000000"/>
        </w:rPr>
      </w:pPr>
      <w:r>
        <w:rPr>
          <w:b w:val="1"/>
          <w:bCs w:val="1"/>
          <w:color w:val="000000"/>
          <w:rtl w:val="0"/>
        </w:rPr>
        <w:t xml:space="preserve">・市場規模：小中不登校5,375人（令和6年度・過去最多）。中学校在籍率6.40%は全国平均6.79%に迫り、京都府（中学）を上回る深刻度。</w:t>
      </w:r>
      <w:r>
        <w:rPr>
          <w:rtl w:val="0"/>
        </w:rPr>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pacing w:after="100" w:line="336" w:lineRule="auto"/>
        <w:ind w:left="420" w:hanging="210"/>
        <w:rPr>
          <w:color w:val="000000"/>
        </w:rPr>
      </w:pPr>
      <w:r>
        <w:rPr>
          <w:b w:val="1"/>
          <w:bCs w:val="1"/>
          <w:color w:val="000000"/>
          <w:rtl w:val="0"/>
        </w:rPr>
        <w:t xml:space="preserve">・支援の空白層：専門的な相談・指導を受けていない不登校児童生徒が小学校500人（29.4%）・中学校959人（36.8%）。合計約1,460人が、学校にも支援機関にもつながっていない。</w:t>
      </w:r>
      <w:r>
        <w:rPr>
          <w:rtl w:val="0"/>
        </w:rPr>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pacing w:after="100" w:line="336" w:lineRule="auto"/>
        <w:ind w:left="420" w:hanging="210"/>
        <w:rPr>
          <w:color w:val="000000"/>
        </w:rPr>
      </w:pPr>
      <w:r>
        <w:rPr>
          <w:b w:val="1"/>
          <w:bCs w:val="1"/>
          <w:color w:val="000000"/>
          <w:rtl w:val="0"/>
        </w:rPr>
        <w:t xml:space="preserve">・県の政策姿勢：滋賀県は「フリースクール等連絡協議会」を組織し民間との連携に積極的。出席扱い・連携の素地があり、行政との協働で参入しやすい。</w:t>
      </w:r>
      <w:r>
        <w:rPr>
          <w:rtl w:val="0"/>
        </w:rPr>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pacing w:after="100" w:line="336" w:lineRule="auto"/>
        <w:ind w:left="420" w:hanging="210"/>
        <w:rPr>
          <w:color w:val="000000"/>
        </w:rPr>
      </w:pPr>
      <w:r>
        <w:rPr>
          <w:color w:val="000000"/>
          <w:rtl w:val="0"/>
        </w:rPr>
        <w:t xml:space="preserve">・戦略示唆：滋賀県は「オンライン（シンガク）＋既存のゴールフリー草津・彦根キャンパス」でカバーする。支援につながっていない約1,460人は、通学が難しい層を含むため、オンラインフリースクールの主要ターゲットとなる。</w:t>
      </w:r>
    </w:p>
    <w:p w:rsidR="00000000" w:rsidDel="00000000" w:rsidP="00000000" w:rsidRDefault="00000000" w:rsidRPr="00000000" w14:paraId="00000122">
      <w:pPr>
        <w:spacing w:after="100" w:before="160" w:lineRule="auto"/>
        <w:rPr/>
      </w:pPr>
      <w:r>
        <w:rPr>
          <w:b w:val="1"/>
          <w:bCs w:val="1"/>
          <w:color w:val="1e2761"/>
          <w:sz w:val="22"/>
          <w:szCs w:val="22"/>
          <w:rtl w:val="0"/>
        </w:rPr>
        <w:t xml:space="preserve">(3) 京都・滋賀を貫く二層戦略</w:t>
      </w:r>
      <w:r>
        <w:rPr>
          <w:rtl w:val="0"/>
        </w:rPr>
      </w:r>
    </w:p>
    <w:p w:rsidR="00000000" w:rsidDel="00000000" w:rsidP="00000000" w:rsidRDefault="00000000" w:rsidRPr="00000000" w14:paraId="00000123">
      <w:pPr>
        <w:spacing w:after="140" w:line="360" w:lineRule="auto"/>
        <w:rPr/>
      </w:pPr>
      <w:r>
        <w:rPr>
          <w:color w:val="000000"/>
          <w:rtl w:val="0"/>
        </w:rPr>
        <w:t xml:space="preserve">京都府（伏見の新校舎＝リアル拠点）と滋賀県（オンライン＋既存キャンパス）は、異なるアプローチで攻めるべきである。両県の特性を整理すると次のとおり。</w:t>
      </w:r>
      <w:r>
        <w:rPr>
          <w:rtl w:val="0"/>
        </w:rPr>
      </w:r>
    </w:p>
    <w:tbl>
      <w:tblPr>
        <w:tblStyle w:val="Table7"/>
        <w:tblW w:w="9100.0" w:type="dxa"/>
        <w:jc w:val="left"/>
        <w:tblLayout w:type="fixed"/>
        <w:tblLook w:val="0400"/>
      </w:tblPr>
      <w:tblGrid>
        <w:gridCol w:w="2400"/>
        <w:gridCol w:w="3350"/>
        <w:gridCol w:w="3350"/>
        <w:tblGridChange w:id="0">
          <w:tblGrid>
            <w:gridCol w:w="2400"/>
            <w:gridCol w:w="3350"/>
            <w:gridCol w:w="335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e2761" w:val="clear"/>
            <w:tcMar>
              <w:top w:w="0.0" w:type="dxa"/>
              <w:bottom w:w="0.0" w:type="dxa"/>
            </w:tcMar>
          </w:tcPr>
          <w:p w:rsidR="00000000" w:rsidDel="00000000" w:rsidP="00000000" w:rsidRDefault="00000000" w:rsidRPr="00000000" w14:paraId="00000124">
            <w:pPr>
              <w:jc w:val="center"/>
              <w:rPr/>
            </w:pPr>
            <w:r>
              <w:rPr>
                <w:b w:val="1"/>
                <w:bCs w:val="1"/>
                <w:color w:val="ffffff"/>
                <w:sz w:val="17"/>
                <w:szCs w:val="17"/>
                <w:rtl w:val="0"/>
              </w:rPr>
              <w:t xml:space="preserve">観点</w:t>
            </w:r>
            <w:r>
              <w:rPr>
                <w:rtl w:val="0"/>
              </w:rPr>
            </w:r>
          </w:p>
        </w:tc>
        <w:tc>
          <w:tcPr>
            <w:tcBorders>
              <w:top w:color="bfbfbf" w:space="0" w:sz="4" w:val="single"/>
              <w:left w:color="bfbfbf" w:space="0" w:sz="4" w:val="single"/>
              <w:bottom w:color="bfbfbf" w:space="0" w:sz="4" w:val="single"/>
              <w:right w:color="bfbfbf" w:space="0" w:sz="4" w:val="single"/>
            </w:tcBorders>
            <w:shd w:fill="1e2761" w:val="clear"/>
            <w:tcMar>
              <w:top w:w="0.0" w:type="dxa"/>
              <w:bottom w:w="0.0" w:type="dxa"/>
            </w:tcMar>
          </w:tcPr>
          <w:p w:rsidR="00000000" w:rsidDel="00000000" w:rsidP="00000000" w:rsidRDefault="00000000" w:rsidRPr="00000000" w14:paraId="00000125">
            <w:pPr>
              <w:jc w:val="center"/>
              <w:rPr/>
            </w:pPr>
            <w:r>
              <w:rPr>
                <w:b w:val="1"/>
                <w:bCs w:val="1"/>
                <w:color w:val="ffffff"/>
                <w:sz w:val="17"/>
                <w:szCs w:val="17"/>
                <w:rtl w:val="0"/>
              </w:rPr>
              <w:t xml:space="preserve">京都府</w:t>
            </w:r>
            <w:r>
              <w:rPr>
                <w:rtl w:val="0"/>
              </w:rPr>
            </w:r>
          </w:p>
        </w:tc>
        <w:tc>
          <w:tcPr>
            <w:tcBorders>
              <w:top w:color="bfbfbf" w:space="0" w:sz="4" w:val="single"/>
              <w:left w:color="bfbfbf" w:space="0" w:sz="4" w:val="single"/>
              <w:bottom w:color="bfbfbf" w:space="0" w:sz="4" w:val="single"/>
              <w:right w:color="bfbfbf" w:space="0" w:sz="4" w:val="single"/>
            </w:tcBorders>
            <w:shd w:fill="1e2761" w:val="clear"/>
            <w:tcMar>
              <w:top w:w="0.0" w:type="dxa"/>
              <w:bottom w:w="0.0" w:type="dxa"/>
            </w:tcMar>
          </w:tcPr>
          <w:p w:rsidR="00000000" w:rsidDel="00000000" w:rsidP="00000000" w:rsidRDefault="00000000" w:rsidRPr="00000000" w14:paraId="00000126">
            <w:pPr>
              <w:jc w:val="center"/>
              <w:rPr/>
            </w:pPr>
            <w:r>
              <w:rPr>
                <w:b w:val="1"/>
                <w:bCs w:val="1"/>
                <w:color w:val="ffffff"/>
                <w:sz w:val="17"/>
                <w:szCs w:val="17"/>
                <w:rtl w:val="0"/>
              </w:rPr>
              <w:t xml:space="preserve">滋賀県</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127">
            <w:pPr>
              <w:rPr/>
            </w:pPr>
            <w:r>
              <w:rPr>
                <w:b w:val="1"/>
                <w:bCs w:val="1"/>
                <w:color w:val="000000"/>
                <w:sz w:val="17"/>
                <w:szCs w:val="17"/>
                <w:rtl w:val="0"/>
              </w:rPr>
              <w:t xml:space="preserve">中核となる打ち手</w:t>
            </w:r>
            <w:r>
              <w:rPr>
                <w:rtl w:val="0"/>
              </w:rPr>
            </w:r>
          </w:p>
        </w:tc>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128">
            <w:pPr>
              <w:rPr/>
            </w:pPr>
            <w:r>
              <w:rPr>
                <w:color w:val="000000"/>
                <w:sz w:val="17"/>
                <w:szCs w:val="17"/>
                <w:rtl w:val="0"/>
              </w:rPr>
              <w:t xml:space="preserve">伏見・新校舎（オルタナ＋多様化学校）</w:t>
            </w:r>
            <w:r>
              <w:rPr>
                <w:rtl w:val="0"/>
              </w:rPr>
            </w:r>
          </w:p>
        </w:tc>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129">
            <w:pPr>
              <w:rPr/>
            </w:pPr>
            <w:r>
              <w:rPr>
                <w:color w:val="000000"/>
                <w:sz w:val="17"/>
                <w:szCs w:val="17"/>
                <w:rtl w:val="0"/>
              </w:rPr>
              <w:t xml:space="preserve">シンガク（オンライン）＋草津・彦根</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0fa" w:val="clear"/>
            <w:tcMar>
              <w:top w:w="0.0" w:type="dxa"/>
              <w:bottom w:w="0.0" w:type="dxa"/>
            </w:tcMar>
          </w:tcPr>
          <w:p w:rsidR="00000000" w:rsidDel="00000000" w:rsidP="00000000" w:rsidRDefault="00000000" w:rsidRPr="00000000" w14:paraId="0000012A">
            <w:pPr>
              <w:rPr/>
            </w:pPr>
            <w:r>
              <w:rPr>
                <w:b w:val="1"/>
                <w:bCs w:val="1"/>
                <w:color w:val="000000"/>
                <w:sz w:val="17"/>
                <w:szCs w:val="17"/>
                <w:rtl w:val="0"/>
              </w:rPr>
              <w:t xml:space="preserve">市場の特徴</w:t>
            </w:r>
            <w:r>
              <w:rPr>
                <w:rtl w:val="0"/>
              </w:rPr>
            </w:r>
          </w:p>
        </w:tc>
        <w:tc>
          <w:tcPr>
            <w:tcBorders>
              <w:top w:color="bfbfbf" w:space="0" w:sz="4" w:val="single"/>
              <w:left w:color="bfbfbf" w:space="0" w:sz="4" w:val="single"/>
              <w:bottom w:color="bfbfbf" w:space="0" w:sz="4" w:val="single"/>
              <w:right w:color="bfbfbf" w:space="0" w:sz="4" w:val="single"/>
            </w:tcBorders>
            <w:shd w:fill="edf0fa" w:val="clear"/>
            <w:tcMar>
              <w:top w:w="0.0" w:type="dxa"/>
              <w:bottom w:w="0.0" w:type="dxa"/>
            </w:tcMar>
          </w:tcPr>
          <w:p w:rsidR="00000000" w:rsidDel="00000000" w:rsidP="00000000" w:rsidRDefault="00000000" w:rsidRPr="00000000" w14:paraId="0000012B">
            <w:pPr>
              <w:rPr/>
            </w:pPr>
            <w:r>
              <w:rPr>
                <w:color w:val="000000"/>
                <w:sz w:val="17"/>
                <w:szCs w:val="17"/>
                <w:rtl w:val="0"/>
              </w:rPr>
              <w:t xml:space="preserve">中学不登校が高水準・南部が供給空白</w:t>
            </w:r>
            <w:r>
              <w:rPr>
                <w:rtl w:val="0"/>
              </w:rPr>
            </w:r>
          </w:p>
        </w:tc>
        <w:tc>
          <w:tcPr>
            <w:tcBorders>
              <w:top w:color="bfbfbf" w:space="0" w:sz="4" w:val="single"/>
              <w:left w:color="bfbfbf" w:space="0" w:sz="4" w:val="single"/>
              <w:bottom w:color="bfbfbf" w:space="0" w:sz="4" w:val="single"/>
              <w:right w:color="bfbfbf" w:space="0" w:sz="4" w:val="single"/>
            </w:tcBorders>
            <w:shd w:fill="edf0fa" w:val="clear"/>
            <w:tcMar>
              <w:top w:w="0.0" w:type="dxa"/>
              <w:bottom w:w="0.0" w:type="dxa"/>
            </w:tcMar>
          </w:tcPr>
          <w:p w:rsidR="00000000" w:rsidDel="00000000" w:rsidP="00000000" w:rsidRDefault="00000000" w:rsidRPr="00000000" w14:paraId="0000012C">
            <w:pPr>
              <w:rPr/>
            </w:pPr>
            <w:r>
              <w:rPr>
                <w:color w:val="000000"/>
                <w:sz w:val="17"/>
                <w:szCs w:val="17"/>
                <w:rtl w:val="0"/>
              </w:rPr>
              <w:t xml:space="preserve">中学在籍率が全国並み・空白層が厚い</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12D">
            <w:pPr>
              <w:rPr/>
            </w:pPr>
            <w:r>
              <w:rPr>
                <w:b w:val="1"/>
                <w:bCs w:val="1"/>
                <w:color w:val="000000"/>
                <w:sz w:val="17"/>
                <w:szCs w:val="17"/>
                <w:rtl w:val="0"/>
              </w:rPr>
              <w:t xml:space="preserve">先行者性</w:t>
            </w:r>
            <w:r>
              <w:rPr>
                <w:rtl w:val="0"/>
              </w:rPr>
            </w:r>
          </w:p>
        </w:tc>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12E">
            <w:pPr>
              <w:rPr/>
            </w:pPr>
            <w:r>
              <w:rPr>
                <w:color w:val="000000"/>
                <w:sz w:val="17"/>
                <w:szCs w:val="17"/>
                <w:rtl w:val="0"/>
              </w:rPr>
              <w:t xml:space="preserve">私立多様化学校は府内初</w:t>
            </w:r>
            <w:r>
              <w:rPr>
                <w:rtl w:val="0"/>
              </w:rPr>
            </w:r>
          </w:p>
        </w:tc>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12F">
            <w:pPr>
              <w:rPr/>
            </w:pPr>
            <w:r>
              <w:rPr>
                <w:color w:val="000000"/>
                <w:sz w:val="17"/>
                <w:szCs w:val="17"/>
                <w:rtl w:val="0"/>
              </w:rPr>
              <w:t xml:space="preserve">連絡協議会での連携実績を築ける</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0fa" w:val="clear"/>
            <w:tcMar>
              <w:top w:w="0.0" w:type="dxa"/>
              <w:bottom w:w="0.0" w:type="dxa"/>
            </w:tcMar>
          </w:tcPr>
          <w:p w:rsidR="00000000" w:rsidDel="00000000" w:rsidP="00000000" w:rsidRDefault="00000000" w:rsidRPr="00000000" w14:paraId="00000130">
            <w:pPr>
              <w:rPr/>
            </w:pPr>
            <w:r>
              <w:rPr>
                <w:b w:val="1"/>
                <w:bCs w:val="1"/>
                <w:color w:val="000000"/>
                <w:sz w:val="17"/>
                <w:szCs w:val="17"/>
                <w:rtl w:val="0"/>
              </w:rPr>
              <w:t xml:space="preserve">主なターゲット</w:t>
            </w:r>
            <w:r>
              <w:rPr>
                <w:rtl w:val="0"/>
              </w:rPr>
            </w:r>
          </w:p>
        </w:tc>
        <w:tc>
          <w:tcPr>
            <w:tcBorders>
              <w:top w:color="bfbfbf" w:space="0" w:sz="4" w:val="single"/>
              <w:left w:color="bfbfbf" w:space="0" w:sz="4" w:val="single"/>
              <w:bottom w:color="bfbfbf" w:space="0" w:sz="4" w:val="single"/>
              <w:right w:color="bfbfbf" w:space="0" w:sz="4" w:val="single"/>
            </w:tcBorders>
            <w:shd w:fill="edf0fa" w:val="clear"/>
            <w:tcMar>
              <w:top w:w="0.0" w:type="dxa"/>
              <w:bottom w:w="0.0" w:type="dxa"/>
            </w:tcMar>
          </w:tcPr>
          <w:p w:rsidR="00000000" w:rsidDel="00000000" w:rsidP="00000000" w:rsidRDefault="00000000" w:rsidRPr="00000000" w14:paraId="00000131">
            <w:pPr>
              <w:rPr/>
            </w:pPr>
            <w:r>
              <w:rPr>
                <w:color w:val="000000"/>
                <w:sz w:val="17"/>
                <w:szCs w:val="17"/>
                <w:rtl w:val="0"/>
              </w:rPr>
              <w:t xml:space="preserve">伏見・京都南部の通学可能層</w:t>
            </w:r>
            <w:r>
              <w:rPr>
                <w:rtl w:val="0"/>
              </w:rPr>
            </w:r>
          </w:p>
        </w:tc>
        <w:tc>
          <w:tcPr>
            <w:tcBorders>
              <w:top w:color="bfbfbf" w:space="0" w:sz="4" w:val="single"/>
              <w:left w:color="bfbfbf" w:space="0" w:sz="4" w:val="single"/>
              <w:bottom w:color="bfbfbf" w:space="0" w:sz="4" w:val="single"/>
              <w:right w:color="bfbfbf" w:space="0" w:sz="4" w:val="single"/>
            </w:tcBorders>
            <w:shd w:fill="edf0fa" w:val="clear"/>
            <w:tcMar>
              <w:top w:w="0.0" w:type="dxa"/>
              <w:bottom w:w="0.0" w:type="dxa"/>
            </w:tcMar>
          </w:tcPr>
          <w:p w:rsidR="00000000" w:rsidDel="00000000" w:rsidP="00000000" w:rsidRDefault="00000000" w:rsidRPr="00000000" w14:paraId="00000132">
            <w:pPr>
              <w:rPr/>
            </w:pPr>
            <w:r>
              <w:rPr>
                <w:color w:val="000000"/>
                <w:sz w:val="17"/>
                <w:szCs w:val="17"/>
                <w:rtl w:val="0"/>
              </w:rPr>
              <w:t xml:space="preserve">通学困難層・県内全域の在宅層</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133">
            <w:pPr>
              <w:rPr/>
            </w:pPr>
            <w:r>
              <w:rPr>
                <w:b w:val="1"/>
                <w:bCs w:val="1"/>
                <w:color w:val="000000"/>
                <w:sz w:val="17"/>
                <w:szCs w:val="17"/>
                <w:rtl w:val="0"/>
              </w:rPr>
              <w:t xml:space="preserve">行政連携</w:t>
            </w:r>
            <w:r>
              <w:rPr>
                <w:rtl w:val="0"/>
              </w:rPr>
            </w:r>
          </w:p>
        </w:tc>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134">
            <w:pPr>
              <w:rPr/>
            </w:pPr>
            <w:r>
              <w:rPr>
                <w:color w:val="000000"/>
                <w:sz w:val="17"/>
                <w:szCs w:val="17"/>
                <w:rtl w:val="0"/>
              </w:rPr>
              <w:t xml:space="preserve">京都市教委（シンガク掲載済み）</w:t>
            </w:r>
            <w:r>
              <w:rPr>
                <w:rtl w:val="0"/>
              </w:rPr>
            </w:r>
          </w:p>
        </w:tc>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135">
            <w:pPr>
              <w:rPr/>
            </w:pPr>
            <w:r>
              <w:rPr>
                <w:color w:val="000000"/>
                <w:sz w:val="17"/>
                <w:szCs w:val="17"/>
                <w:rtl w:val="0"/>
              </w:rPr>
              <w:t xml:space="preserve">滋賀県FS連絡協議会</w:t>
            </w:r>
            <w:r>
              <w:rPr>
                <w:rtl w:val="0"/>
              </w:rPr>
            </w:r>
          </w:p>
        </w:tc>
      </w:tr>
    </w:tbl>
    <w:p w:rsidR="00000000" w:rsidDel="00000000" w:rsidP="00000000" w:rsidRDefault="00000000" w:rsidRPr="00000000" w14:paraId="00000136">
      <w:pPr>
        <w:spacing w:after="80" w:lineRule="auto"/>
        <w:rPr/>
      </w:pPr>
      <w:r>
        <w:rPr>
          <w:rtl w:val="0"/>
        </w:rPr>
      </w:r>
    </w:p>
    <w:p w:rsidR="00000000" w:rsidDel="00000000" w:rsidP="00000000" w:rsidRDefault="00000000" w:rsidRPr="00000000" w14:paraId="00000137">
      <w:pPr>
        <w:spacing w:after="100" w:before="160" w:lineRule="auto"/>
        <w:rPr/>
      </w:pPr>
      <w:r>
        <w:rPr>
          <w:b w:val="1"/>
          <w:bCs w:val="1"/>
          <w:color w:val="1e2761"/>
          <w:sz w:val="22"/>
          <w:szCs w:val="22"/>
          <w:rtl w:val="0"/>
        </w:rPr>
        <w:t xml:space="preserve">(4) シンガク（オンラインフリースクール）の全国展開との関係</w:t>
      </w:r>
      <w:r>
        <w:rPr>
          <w:rtl w:val="0"/>
        </w:rPr>
      </w:r>
    </w:p>
    <w:p w:rsidR="00000000" w:rsidDel="00000000" w:rsidP="00000000" w:rsidRDefault="00000000" w:rsidRPr="00000000" w14:paraId="00000138">
      <w:pPr>
        <w:spacing w:after="140" w:line="360" w:lineRule="auto"/>
        <w:rPr/>
      </w:pPr>
      <w:r>
        <w:rPr>
          <w:color w:val="000000"/>
          <w:rtl w:val="0"/>
        </w:rPr>
        <w:t xml:space="preserve">シンガクは2029年度以降も継続し、集客は全国を対象とする。伏見の新校舎（リアル）とシンガク（オンライン全国）は競合ではなく、役割分担する二層構造である。</w:t>
      </w:r>
      <w:r>
        <w:rPr>
          <w:rtl w:val="0"/>
        </w:rPr>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pacing w:after="100" w:line="336" w:lineRule="auto"/>
        <w:ind w:left="420" w:hanging="210"/>
        <w:rPr>
          <w:color w:val="000000"/>
        </w:rPr>
      </w:pPr>
      <w:r>
        <w:rPr>
          <w:b w:val="1"/>
          <w:bCs w:val="1"/>
          <w:color w:val="000000"/>
          <w:rtl w:val="0"/>
        </w:rPr>
        <w:t xml:space="preserve">・シンガク＝全国レイヤー：通学が難しい層、地方・遠隔地の不登校生を全国から集める。メタバース教室・すらら・教育コーチングで、場所を問わない学びと出席扱いを提供する。</w:t>
      </w:r>
      <w:r>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pacing w:after="100" w:line="336" w:lineRule="auto"/>
        <w:ind w:left="420" w:hanging="210"/>
        <w:rPr>
          <w:color w:val="000000"/>
        </w:rPr>
      </w:pPr>
      <w:r>
        <w:rPr>
          <w:b w:val="1"/>
          <w:bCs w:val="1"/>
          <w:color w:val="000000"/>
          <w:rtl w:val="0"/>
        </w:rPr>
        <w:t xml:space="preserve">・伏見の新校舎＝地域リアルレイヤー：京都・伏見および南部の「通える場所を求める層」に、オルタナティブスクールと多様化学校という通学の受け皿を提供する。</w:t>
      </w:r>
      <w:r>
        <w:rPr>
          <w:rtl w:val="0"/>
        </w:rPr>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pacing w:after="100" w:line="336" w:lineRule="auto"/>
        <w:ind w:left="420" w:hanging="210"/>
        <w:rPr>
          <w:color w:val="000000"/>
        </w:rPr>
      </w:pPr>
      <w:r>
        <w:rPr>
          <w:b w:val="1"/>
          <w:bCs w:val="1"/>
          <w:color w:val="000000"/>
          <w:rtl w:val="0"/>
        </w:rPr>
        <w:t xml:space="preserve">・相互送客：シンガクの全国会員のうち京都・滋賀在住者には伏見・草津・彦根への通学オプションを案内し、逆に伏見で受け入れきれない遠方の問い合わせはシンガクへ流す。オンラインと通学を相互に往還できることが、単一形態の競合に対する差別化になる。</w:t>
      </w:r>
      <w:r>
        <w:rPr>
          <w:rtl w:val="0"/>
        </w:rPr>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pacing w:after="100" w:line="336" w:lineRule="auto"/>
        <w:ind w:left="420" w:hanging="210"/>
        <w:rPr>
          <w:color w:val="000000"/>
        </w:rPr>
      </w:pPr>
      <w:r>
        <w:rPr>
          <w:color w:val="000000"/>
          <w:rtl w:val="0"/>
        </w:rPr>
        <w:t xml:space="preserve">・データ資産：シンガクが全国から蓄積する不登校支援・出席扱いのデータとノウハウは、伏見の多様化学校の教育課程設計と、行政への申請の実証材料になる。</w:t>
      </w:r>
    </w:p>
    <w:p w:rsidR="00000000" w:rsidDel="00000000" w:rsidP="00000000" w:rsidRDefault="00000000" w:rsidRPr="00000000" w14:paraId="0000013D">
      <w:pPr>
        <w:pStyle w:val="Heading1"/>
        <w:pageBreakBefore w:val="1"/>
        <w:spacing w:after="200" w:before="360" w:lineRule="auto"/>
        <w:rPr/>
      </w:pPr>
      <w:r>
        <w:rPr>
          <w:b w:val="1"/>
          <w:bCs w:val="1"/>
          <w:color w:val="1e2761"/>
          <w:rtl w:val="0"/>
        </w:rPr>
        <w:t xml:space="preserve">5. 活かすべきグループ実績の棚卸し</w:t>
      </w:r>
      <w:r>
        <w:rPr>
          <w:rtl w:val="0"/>
        </w:rPr>
      </w:r>
    </w:p>
    <w:tbl>
      <w:tblPr>
        <w:tblStyle w:val="Table8"/>
        <w:tblW w:w="9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3500"/>
        <w:tblGridChange w:id="0">
          <w:tblGrid>
            <w:gridCol w:w="2200"/>
            <w:gridCol w:w="3400"/>
            <w:gridCol w:w="3500"/>
          </w:tblGrid>
        </w:tblGridChange>
      </w:tblGrid>
      <w:tr>
        <w:trPr>
          <w:cantSplit w:val="0"/>
          <w:tblHeader w:val="1"/>
        </w:trPr>
        <w:tc>
          <w:tcPr>
            <w:shd w:fill="1e2761" w:val="clear"/>
            <w:tcMar>
              <w:top w:w="60.0" w:type="dxa"/>
              <w:left w:w="90.0" w:type="dxa"/>
              <w:bottom w:w="60.0" w:type="dxa"/>
              <w:right w:w="90.0" w:type="dxa"/>
            </w:tcMar>
          </w:tcPr>
          <w:p w:rsidR="00000000" w:rsidDel="00000000" w:rsidP="00000000" w:rsidRDefault="00000000" w:rsidRPr="00000000" w14:paraId="0000013E">
            <w:pPr>
              <w:jc w:val="center"/>
              <w:rPr/>
            </w:pPr>
            <w:r>
              <w:rPr>
                <w:b w:val="1"/>
                <w:bCs w:val="1"/>
                <w:color w:val="ffffff"/>
                <w:sz w:val="18"/>
                <w:szCs w:val="18"/>
                <w:rtl w:val="0"/>
              </w:rPr>
              <w:t xml:space="preserve">資産</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13F">
            <w:pPr>
              <w:jc w:val="center"/>
              <w:rPr/>
            </w:pPr>
            <w:r>
              <w:rPr>
                <w:b w:val="1"/>
                <w:bCs w:val="1"/>
                <w:color w:val="ffffff"/>
                <w:sz w:val="18"/>
                <w:szCs w:val="18"/>
                <w:rtl w:val="0"/>
              </w:rPr>
              <w:t xml:space="preserve">実績・内容</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140">
            <w:pPr>
              <w:jc w:val="center"/>
              <w:rPr/>
            </w:pPr>
            <w:r>
              <w:rPr>
                <w:b w:val="1"/>
                <w:bCs w:val="1"/>
                <w:color w:val="ffffff"/>
                <w:sz w:val="18"/>
                <w:szCs w:val="18"/>
                <w:rtl w:val="0"/>
              </w:rPr>
              <w:t xml:space="preserve">新事業への転用</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41">
            <w:pPr>
              <w:rPr/>
            </w:pPr>
            <w:r>
              <w:rPr>
                <w:color w:val="000000"/>
                <w:sz w:val="18"/>
                <w:szCs w:val="18"/>
                <w:rtl w:val="0"/>
              </w:rPr>
              <w:t xml:space="preserve">シンガク</w:t>
            </w:r>
            <w:r>
              <w:rPr>
                <w:rtl w:val="0"/>
              </w:rPr>
            </w:r>
          </w:p>
        </w:tc>
        <w:tc>
          <w:tcPr>
            <w:tcMar>
              <w:top w:w="60.0" w:type="dxa"/>
              <w:left w:w="90.0" w:type="dxa"/>
              <w:bottom w:w="60.0" w:type="dxa"/>
              <w:right w:w="90.0" w:type="dxa"/>
            </w:tcMar>
          </w:tcPr>
          <w:p w:rsidR="00000000" w:rsidDel="00000000" w:rsidP="00000000" w:rsidRDefault="00000000" w:rsidRPr="00000000" w14:paraId="00000142">
            <w:pPr>
              <w:rPr/>
            </w:pPr>
            <w:r>
              <w:rPr>
                <w:color w:val="000000"/>
                <w:sz w:val="18"/>
                <w:szCs w:val="18"/>
                <w:rtl w:val="0"/>
              </w:rPr>
              <w:t xml:space="preserve">出席扱い申請実績80%／再登校支援の型／メタバース教室・すらら・教育コーチング／臨床心理士連携</w:t>
            </w:r>
            <w:r>
              <w:rPr>
                <w:rtl w:val="0"/>
              </w:rPr>
            </w:r>
          </w:p>
        </w:tc>
        <w:tc>
          <w:tcPr>
            <w:tcMar>
              <w:top w:w="60.0" w:type="dxa"/>
              <w:left w:w="90.0" w:type="dxa"/>
              <w:bottom w:w="60.0" w:type="dxa"/>
              <w:right w:w="90.0" w:type="dxa"/>
            </w:tcMar>
          </w:tcPr>
          <w:p w:rsidR="00000000" w:rsidDel="00000000" w:rsidP="00000000" w:rsidRDefault="00000000" w:rsidRPr="00000000" w14:paraId="00000143">
            <w:pPr>
              <w:rPr/>
            </w:pPr>
            <w:r>
              <w:rPr>
                <w:color w:val="000000"/>
                <w:sz w:val="18"/>
                <w:szCs w:val="18"/>
                <w:rtl w:val="0"/>
              </w:rPr>
              <w:t xml:space="preserve">オルタナティブスクールの教育プログラム原型。多様化学校の「特別の教育課程」設計と個別支援体制の</w:t>
            </w:r>
            <w:del w:id="9122" w:author="Claude" w:date="2026-10-13T00:00:00Z">
              <w:r>
                <w:rPr>
                  <w:color w:val="000000"/>
                  <w:sz w:val="18"/>
                  <w:szCs w:val="18"/>
                  <w:rtl w:val="0"/>
                </w:rPr>
                <w:delText xml:space="preserve">実証データ</w:delText>
              </w:r>
            </w:del>
            <w:ins w:id="9123" w:author="Claude" w:date="2026-10-13T00:00:00Z">
              <w:r>
                <w:rPr>
                  <w:color w:val="000000"/>
                  <w:sz w:val="18"/>
                  <w:szCs w:val="18"/>
                  <w:rtl w:val="0"/>
                </w:rPr>
                <w:t xml:space="preserve">実証データ（ただし既存の出席扱い実績は、新設校の設置要件を満たす証明ではない）</w:t>
              </w:r>
            </w:ins>
            <w:r>
              <w:rPr>
                <w:rtl w:val="0"/>
              </w:rPr>
            </w:r>
          </w:p>
        </w:tc>
      </w:tr>
      <w:tr>
        <w:trPr>
          <w:cantSplit w:val="0"/>
          <w:tblHeader w:val="0"/>
        </w:trPr>
        <w:tc>
          <w:tcPr>
            <w:shd w:fill="edf0fa" w:val="clear"/>
            <w:tcMar>
              <w:top w:w="60.0" w:type="dxa"/>
              <w:left w:w="90.0" w:type="dxa"/>
              <w:bottom w:w="60.0" w:type="dxa"/>
              <w:right w:w="90.0" w:type="dxa"/>
            </w:tcMar>
          </w:tcPr>
          <w:p w:rsidR="00000000" w:rsidDel="00000000" w:rsidP="00000000" w:rsidRDefault="00000000" w:rsidRPr="00000000" w14:paraId="00000144">
            <w:pPr>
              <w:rPr/>
            </w:pPr>
            <w:r>
              <w:rPr>
                <w:color w:val="000000"/>
                <w:sz w:val="18"/>
                <w:szCs w:val="18"/>
                <w:rtl w:val="0"/>
              </w:rPr>
              <w:t xml:space="preserve">ゴールフリー高等学院</w:t>
            </w:r>
            <w:r>
              <w:rPr>
                <w:rtl w:val="0"/>
              </w:rPr>
            </w:r>
          </w:p>
        </w:tc>
        <w:tc>
          <w:tcPr>
            <w:shd w:fill="edf0fa" w:val="clear"/>
            <w:tcMar>
              <w:top w:w="60.0" w:type="dxa"/>
              <w:left w:w="90.0" w:type="dxa"/>
              <w:bottom w:w="60.0" w:type="dxa"/>
              <w:right w:w="90.0" w:type="dxa"/>
            </w:tcMar>
          </w:tcPr>
          <w:p w:rsidR="00000000" w:rsidDel="00000000" w:rsidP="00000000" w:rsidRDefault="00000000" w:rsidRPr="00000000" w14:paraId="00000145">
            <w:pPr>
              <w:rPr/>
            </w:pPr>
            <w:r>
              <w:rPr>
                <w:color w:val="000000"/>
                <w:sz w:val="18"/>
                <w:szCs w:val="18"/>
                <w:rtl w:val="0"/>
              </w:rPr>
              <w:t xml:space="preserve">進学率90%超（専門含む）／京都・滋賀4キャンパス／提携校型でスクーリング完結</w:t>
            </w:r>
            <w:r>
              <w:rPr>
                <w:rtl w:val="0"/>
              </w:rPr>
            </w:r>
          </w:p>
        </w:tc>
        <w:tc>
          <w:tcPr>
            <w:shd w:fill="edf0fa" w:val="clear"/>
            <w:tcMar>
              <w:top w:w="60.0" w:type="dxa"/>
              <w:left w:w="90.0" w:type="dxa"/>
              <w:bottom w:w="60.0" w:type="dxa"/>
              <w:right w:w="90.0" w:type="dxa"/>
            </w:tcMar>
          </w:tcPr>
          <w:p w:rsidR="00000000" w:rsidDel="00000000" w:rsidP="00000000" w:rsidRDefault="00000000" w:rsidRPr="00000000" w14:paraId="00000146">
            <w:pPr>
              <w:rPr/>
            </w:pPr>
            <w:del w:id="9124" w:author="Claude" w:date="2026-10-13T00:00:00Z">
              <w:r>
                <w:rPr>
                  <w:color w:val="000000"/>
                  <w:sz w:val="18"/>
                  <w:szCs w:val="18"/>
                  <w:rtl w:val="0"/>
                </w:rPr>
                <w:delText xml:space="preserve">多様化学校卒業生の出口保証</w:delText>
              </w:r>
            </w:del>
            <w:ins w:id="9125" w:author="Claude" w:date="2026-10-13T00:00:00Z">
              <w:r>
                <w:rPr>
                  <w:color w:val="000000"/>
                  <w:sz w:val="18"/>
                  <w:szCs w:val="18"/>
                  <w:rtl w:val="0"/>
                </w:rPr>
                <w:t xml:space="preserve">卒業後の進路の選択肢の一つ（内部進学を前提にしない）</w:t>
              </w:r>
            </w:ins>
            <w:r>
              <w:rPr>
                <w:color w:val="000000"/>
                <w:sz w:val="18"/>
                <w:szCs w:val="18"/>
                <w:rtl w:val="0"/>
              </w:rPr>
              <w:t xml:space="preserve">。校舎・教室資産のリアル拠点転用。高校段階の教員・進路指導ノウハウ</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47">
            <w:pPr>
              <w:rPr/>
            </w:pPr>
            <w:r>
              <w:rPr>
                <w:color w:val="000000"/>
                <w:sz w:val="18"/>
                <w:szCs w:val="18"/>
                <w:rtl w:val="0"/>
              </w:rPr>
              <w:t xml:space="preserve">成基本体</w:t>
            </w:r>
            <w:r>
              <w:rPr>
                <w:rtl w:val="0"/>
              </w:rPr>
            </w:r>
          </w:p>
        </w:tc>
        <w:tc>
          <w:tcPr>
            <w:tcMar>
              <w:top w:w="60.0" w:type="dxa"/>
              <w:left w:w="90.0" w:type="dxa"/>
              <w:bottom w:w="60.0" w:type="dxa"/>
              <w:right w:w="90.0" w:type="dxa"/>
            </w:tcMar>
          </w:tcPr>
          <w:p w:rsidR="00000000" w:rsidDel="00000000" w:rsidP="00000000" w:rsidRDefault="00000000" w:rsidRPr="00000000" w14:paraId="00000148">
            <w:pPr>
              <w:rPr/>
            </w:pPr>
            <w:r>
              <w:rPr>
                <w:color w:val="000000"/>
                <w:sz w:val="18"/>
                <w:szCs w:val="18"/>
                <w:rtl w:val="0"/>
              </w:rPr>
              <w:t xml:space="preserve">創業60年超の京都ブランド／志共育／塾生・保護者基盤数千人／教育コーチング資格者</w:t>
            </w:r>
            <w:r>
              <w:rPr>
                <w:rtl w:val="0"/>
              </w:rPr>
            </w:r>
          </w:p>
        </w:tc>
        <w:tc>
          <w:tcPr>
            <w:tcMar>
              <w:top w:w="60.0" w:type="dxa"/>
              <w:left w:w="90.0" w:type="dxa"/>
              <w:bottom w:w="60.0" w:type="dxa"/>
              <w:right w:w="90.0" w:type="dxa"/>
            </w:tcMar>
          </w:tcPr>
          <w:p w:rsidR="00000000" w:rsidDel="00000000" w:rsidP="00000000" w:rsidRDefault="00000000" w:rsidRPr="00000000" w14:paraId="00000149">
            <w:pPr>
              <w:rPr/>
            </w:pPr>
            <w:r>
              <w:rPr>
                <w:color w:val="000000"/>
                <w:sz w:val="18"/>
                <w:szCs w:val="18"/>
                <w:rtl w:val="0"/>
              </w:rPr>
              <w:t xml:space="preserve">学校法人設立の信用力。志共育＝多様化学校の新設教科の思想的支柱。グループ内送客</w:t>
            </w:r>
            <w:r>
              <w:rPr>
                <w:rtl w:val="0"/>
              </w:rPr>
            </w:r>
          </w:p>
        </w:tc>
      </w:tr>
      <w:tr>
        <w:trPr>
          <w:cantSplit w:val="0"/>
          <w:tblHeader w:val="0"/>
        </w:trPr>
        <w:tc>
          <w:tcPr>
            <w:shd w:fill="edf0fa" w:val="clear"/>
            <w:tcMar>
              <w:top w:w="60.0" w:type="dxa"/>
              <w:left w:w="90.0" w:type="dxa"/>
              <w:bottom w:w="60.0" w:type="dxa"/>
              <w:right w:w="90.0" w:type="dxa"/>
            </w:tcMar>
          </w:tcPr>
          <w:p w:rsidR="00000000" w:rsidDel="00000000" w:rsidP="00000000" w:rsidRDefault="00000000" w:rsidRPr="00000000" w14:paraId="0000014A">
            <w:pPr>
              <w:rPr/>
            </w:pPr>
            <w:r>
              <w:rPr>
                <w:color w:val="000000"/>
                <w:sz w:val="18"/>
                <w:szCs w:val="18"/>
                <w:rtl w:val="0"/>
              </w:rPr>
              <w:t xml:space="preserve">行政接点</w:t>
            </w:r>
            <w:r>
              <w:rPr>
                <w:rtl w:val="0"/>
              </w:rPr>
            </w:r>
          </w:p>
        </w:tc>
        <w:tc>
          <w:tcPr>
            <w:shd w:fill="edf0fa" w:val="clear"/>
            <w:tcMar>
              <w:top w:w="60.0" w:type="dxa"/>
              <w:left w:w="90.0" w:type="dxa"/>
              <w:bottom w:w="60.0" w:type="dxa"/>
              <w:right w:w="90.0" w:type="dxa"/>
            </w:tcMar>
          </w:tcPr>
          <w:p w:rsidR="00000000" w:rsidDel="00000000" w:rsidP="00000000" w:rsidRDefault="00000000" w:rsidRPr="00000000" w14:paraId="0000014B">
            <w:pPr>
              <w:rPr/>
            </w:pPr>
            <w:r>
              <w:rPr>
                <w:color w:val="000000"/>
                <w:sz w:val="18"/>
                <w:szCs w:val="18"/>
                <w:rtl w:val="0"/>
              </w:rPr>
              <w:t xml:space="preserve">出席扱い申請を通じた在籍校・教育委員会との連携実務</w:t>
            </w:r>
            <w:r>
              <w:rPr>
                <w:rtl w:val="0"/>
              </w:rPr>
            </w:r>
          </w:p>
        </w:tc>
        <w:tc>
          <w:tcPr>
            <w:shd w:fill="edf0fa" w:val="clear"/>
            <w:tcMar>
              <w:top w:w="60.0" w:type="dxa"/>
              <w:left w:w="90.0" w:type="dxa"/>
              <w:bottom w:w="60.0" w:type="dxa"/>
              <w:right w:w="90.0" w:type="dxa"/>
            </w:tcMar>
          </w:tcPr>
          <w:p w:rsidR="00000000" w:rsidDel="00000000" w:rsidP="00000000" w:rsidRDefault="00000000" w:rsidRPr="00000000" w14:paraId="0000014C">
            <w:pPr>
              <w:rPr/>
            </w:pPr>
            <w:r>
              <w:rPr>
                <w:color w:val="000000"/>
                <w:sz w:val="18"/>
                <w:szCs w:val="18"/>
                <w:rtl w:val="0"/>
              </w:rPr>
              <w:t xml:space="preserve">京都市教委（洛風・洛友のノウハウ保有）との協議、多様化学校指定申請の下地</w:t>
            </w:r>
            <w:r>
              <w:rPr>
                <w:rtl w:val="0"/>
              </w:rPr>
            </w:r>
          </w:p>
        </w:tc>
      </w:tr>
    </w:tbl>
    <w:p w:rsidR="00000000" w:rsidDel="00000000" w:rsidP="00000000" w:rsidRDefault="00000000" w:rsidRPr="00000000" w14:paraId="0000014D">
      <w:pPr>
        <w:pStyle w:val="Heading1"/>
        <w:pageBreakBefore w:val="1"/>
        <w:spacing w:after="200" w:before="360" w:lineRule="auto"/>
        <w:rPr/>
      </w:pPr>
      <w:r>
        <w:rPr>
          <w:b w:val="1"/>
          <w:bCs w:val="1"/>
          <w:color w:val="1e2761"/>
          <w:rtl w:val="0"/>
        </w:rPr>
        <w:t xml:space="preserve">6. 事業1｜小中学生向けオルタナティブスクール</w:t>
      </w:r>
      <w:del w:id="9126" w:author="Claude" w:date="2026-10-13T00:00:00Z">
        <w:r>
          <w:rPr>
            <w:b w:val="1"/>
            <w:bCs w:val="1"/>
            <w:color w:val="1e2761"/>
            <w:rtl w:val="0"/>
          </w:rPr>
          <w:delText xml:space="preserve">（2029年4月・多様化学校と同時開校）</w:delText>
        </w:r>
      </w:del>
      <w:ins w:id="9127" w:author="Claude" w:date="2026-10-13T00:00:00Z">
        <w:r>
          <w:rPr>
            <w:b w:val="1"/>
            <w:bCs w:val="1"/>
            <w:color w:val="1e2761"/>
            <w:rtl w:val="0"/>
          </w:rPr>
          <w:t xml:space="preserve">（2029年4月の稼働目標）</w:t>
        </w:r>
      </w:ins>
      <w:r>
        <w:rPr>
          <w:rtl w:val="0"/>
        </w:rPr>
      </w:r>
    </w:p>
    <w:p w:rsidR="00000000" w:rsidDel="00000000" w:rsidP="00000000" w:rsidRDefault="00000000" w:rsidRPr="00000000" w14:paraId="0000014E">
      <w:pPr>
        <w:pStyle w:val="Heading2"/>
        <w:spacing w:after="160" w:before="280" w:lineRule="auto"/>
        <w:rPr/>
      </w:pPr>
      <w:r>
        <w:rPr>
          <w:b w:val="1"/>
          <w:bCs w:val="1"/>
          <w:color w:val="990011"/>
          <w:rtl w:val="0"/>
        </w:rPr>
        <w:t xml:space="preserve">6.1 位置づけ：</w:t>
      </w:r>
      <w:del w:id="9128" w:author="Claude" w:date="2026-10-13T00:00:00Z">
        <w:r>
          <w:rPr>
            <w:b w:val="1"/>
            <w:bCs w:val="1"/>
            <w:color w:val="990011"/>
            <w:rtl w:val="0"/>
          </w:rPr>
          <w:delText xml:space="preserve">認可不要で最速に立ち上げる「実践の場」</w:delText>
        </w:r>
      </w:del>
      <w:ins w:id="9129" w:author="Claude" w:date="2026-10-13T00:00:00Z">
        <w:r>
          <w:rPr>
            <w:b w:val="1"/>
            <w:bCs w:val="1"/>
            <w:color w:val="990011"/>
            <w:rtl w:val="0"/>
          </w:rPr>
          <w:t xml:space="preserve">学校とは別の運営主体による通学の学びの場</w:t>
        </w:r>
      </w:ins>
      <w:r>
        <w:rPr>
          <w:rtl w:val="0"/>
        </w:rPr>
      </w:r>
    </w:p>
    <w:p w:rsidR="00000000" w:rsidDel="00000000" w:rsidP="00000000" w:rsidRDefault="00000000" w:rsidRPr="00000000" w14:paraId="0000014F">
      <w:pPr>
        <w:spacing w:after="140" w:line="320" w:lineRule="auto"/>
        <w:rPr/>
      </w:pPr>
      <w:del w:id="9130" w:author="Claude" w:date="2026-10-13T00:00:00Z">
        <w:r>
          <w:rPr>
            <w:rtl w:val="0"/>
          </w:rPr>
          <w:delText xml:space="preserve">オルタナティブスクールは学校教育法上の学校ではないため設置認可が不要で、2029年4月に学びの多様化学校・ゴールフリー高等学院伏見キャンパスと同一の伏見区新複合施設内で同時開校する。役割は（1）多様化学校の教育課程・教員体制を実践検証するインキュベーター、（2）シンガクのオンライン会員に「通える場所」を提供するリアル拠点、（3）小学生（シンガク／オルタナ）→中学生（多様化学校）→高校生（ゴールフリー高等学院）という一貫パイプラインの入口、という3つの戦略機能を持つ。</w:delText>
        </w:r>
      </w:del>
      <w:ins w:id="9131" w:author="Claude" w:date="2026-10-13T00:00:00Z">
        <w:r>
          <w:rPr>
            <w:rtl w:val="0"/>
          </w:rPr>
          <w:t xml:space="preserve">オルタナティブスクールは学校教育法上の学校ではないため設置認可は不要だが、運営法人を社内で確定し、中学校と同一主体にする場合も法人の事業範囲と行政上の扱いを確認する。2029年4月に伏見区新複合施設内での稼働を目指す。役割は（1）通学の場を必要とする小中学生（在籍校に学籍を置く）への学びの提供、（2）シンガクのオンライン会員に「通える場所」を提供するリアル拠点、（3）在籍校の学籍・出席扱いとの関係を明示した支援、の3つとする。開校前の実績を作って中学校へ転籍させる「インキュベーター」の位置づけはとらない。</w:t>
        </w:r>
      </w:ins>
    </w:p>
    <w:p w:rsidR="00000000" w:rsidDel="00000000" w:rsidP="00000000" w:rsidRDefault="00000000" w:rsidRPr="00000000" w14:paraId="00000150">
      <w:pPr>
        <w:pStyle w:val="Heading2"/>
        <w:spacing w:after="160" w:before="280" w:lineRule="auto"/>
        <w:rPr/>
      </w:pPr>
      <w:r>
        <w:rPr>
          <w:b w:val="1"/>
          <w:bCs w:val="1"/>
          <w:color w:val="990011"/>
          <w:rtl w:val="0"/>
        </w:rPr>
        <w:t xml:space="preserve">6.2 設計概要</w:t>
      </w:r>
      <w:r>
        <w:rPr>
          <w:rtl w:val="0"/>
        </w:rPr>
      </w:r>
    </w:p>
    <w:p w:rsidR="00000000" w:rsidDel="00000000" w:rsidP="00000000" w:rsidRDefault="00000000" w:rsidRPr="00000000" w14:paraId="00000151">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pPr>
      <w:r>
        <w:rPr>
          <w:color w:val="000000"/>
          <w:rtl w:val="0"/>
        </w:rPr>
        <w:t xml:space="preserve">対象・定員：小4〜中3、各部20〜30名程度の少人数から開始。</w:t>
      </w:r>
      <w:del w:id="9132" w:author="Claude" w:date="2026-10-13T00:00:00Z">
        <w:r>
          <w:rPr>
            <w:color w:val="000000"/>
            <w:rtl w:val="0"/>
          </w:rPr>
          <w:delText xml:space="preserve">複合施設内の「複合型STEAMアトリエ」等の共用スペースを活用し初期投資を抑制。</w:delText>
        </w:r>
      </w:del>
      <w:ins w:id="9133" w:author="Claude" w:date="2026-10-13T00:00:00Z">
        <w:r>
          <w:rPr>
            <w:color w:val="000000"/>
            <w:rtl w:val="0"/>
          </w:rPr>
          <w:t xml:space="preserve">共用スペースの利用は、使用時間・面積に基づき事業間の契約で定める。</w:t>
        </w:r>
      </w:ins>
      <w:r>
        <w:rPr>
          <w:rtl w:val="0"/>
        </w:rPr>
      </w:r>
    </w:p>
    <w:p w:rsidR="00000000" w:rsidDel="00000000" w:rsidP="00000000" w:rsidRDefault="00000000" w:rsidRPr="00000000" w14:paraId="00000152">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pPr>
      <w:r>
        <w:rPr>
          <w:color w:val="000000"/>
          <w:rtl w:val="0"/>
        </w:rPr>
        <w:t xml:space="preserve">プログラム：シンガクの型を通学版に移植（すらら個別学習×探究×志共育ジュニア×ソーシャルスキル）。6教科融合の新カリキュラム『京都創成STEAM（仮称）』を多様化学校と共有し、メタバースと教室のハイブリッド運営でオンライン・通学を行き来可能に。</w:t>
      </w:r>
      <w:r>
        <w:rPr>
          <w:rtl w:val="0"/>
        </w:rPr>
      </w:r>
    </w:p>
    <w:p w:rsidR="00000000" w:rsidDel="00000000" w:rsidP="00000000" w:rsidRDefault="00000000" w:rsidRPr="00000000" w14:paraId="00000153">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pPr>
      <w:r>
        <w:rPr>
          <w:color w:val="000000"/>
          <w:rtl w:val="0"/>
        </w:rPr>
        <w:t xml:space="preserve">出席扱い：在籍校への出席扱い申請サポートをシンガク同様に標準装備。</w:t>
      </w:r>
      <w:del w:id="9134" w:author="Claude" w:date="2026-10-13T00:00:00Z">
        <w:r>
          <w:rPr>
            <w:color w:val="000000"/>
            <w:rtl w:val="0"/>
          </w:rPr>
          <w:delText xml:space="preserve">京都市・滋賀県内の教育委員会との連携実績を積み上げ、多様化学校の指定申請の信頼貯金とする。</w:delText>
        </w:r>
      </w:del>
      <w:ins w:id="9135" w:author="Claude" w:date="2026-10-13T00:00:00Z">
        <w:r>
          <w:rPr>
            <w:color w:val="000000"/>
            <w:rtl w:val="0"/>
          </w:rPr>
          <w:t xml:space="preserve">外部在籍校の学籍・出席扱いとの関係を明示する。</w:t>
        </w:r>
      </w:ins>
      <w:r>
        <w:rPr>
          <w:rtl w:val="0"/>
        </w:rPr>
      </w:r>
    </w:p>
    <w:p w:rsidR="00000000" w:rsidDel="00000000" w:rsidP="00000000" w:rsidRDefault="00000000" w:rsidRPr="00000000" w14:paraId="00000154">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pPr>
      <w:del w:id="9136" w:author="Claude" w:date="2026-10-13T00:00:00Z">
        <w:r>
          <w:rPr>
            <w:color w:val="000000"/>
            <w:rtl w:val="0"/>
          </w:rPr>
          <w:delText xml:space="preserve">KPI：多様化学校（定員90名：1学年30名×3学年）と歩調を合わせ、2029年度30名→2030年度60名→2031年度90名（充足率100%）を目標とする。損益分岐点（BEP）は充足率50〜55%（45〜50名）であり、寄付金・協賛金が半減しても52名程度で黒字化可能な設計とする。</w:delText>
        </w:r>
      </w:del>
      <w:ins w:id="9137" w:author="Claude" w:date="2026-10-13T00:00:00Z">
        <w:r>
          <w:rPr>
            <w:color w:val="000000"/>
            <w:rtl w:val="0"/>
          </w:rPr>
          <w:t xml:space="preserve">KPI：オルタナティブスクール単体の定員・在籍目標・収支を中学校とは別に設定する（中学校の30→60→90名の目標や損益分岐点をそのまま当てはめない）。</w:t>
        </w:r>
      </w:ins>
      <w:r>
        <w:rPr>
          <w:rtl w:val="0"/>
        </w:rPr>
      </w:r>
    </w:p>
    <w:p w:rsidR="00000000" w:rsidDel="00000000" w:rsidP="00000000" w:rsidRDefault="00000000" w:rsidRPr="00000000" w14:paraId="00000155">
      <w:pPr>
        <w:pStyle w:val="Heading1"/>
        <w:pageBreakBefore w:val="1"/>
        <w:spacing w:after="200" w:before="360" w:lineRule="auto"/>
        <w:rPr/>
      </w:pPr>
      <w:r>
        <w:rPr>
          <w:b w:val="1"/>
          <w:bCs w:val="1"/>
          <w:color w:val="1e2761"/>
          <w:rtl w:val="0"/>
        </w:rPr>
        <w:t xml:space="preserve">7. 事業2｜中学生向け学びの多様化学校</w:t>
      </w:r>
      <w:del w:id="9138" w:author="Claude" w:date="2026-10-13T00:00:00Z">
        <w:r>
          <w:rPr>
            <w:b w:val="1"/>
            <w:bCs w:val="1"/>
            <w:color w:val="1e2761"/>
            <w:rtl w:val="0"/>
          </w:rPr>
          <w:delText xml:space="preserve">（2029年度開校）</w:delText>
        </w:r>
      </w:del>
      <w:ins w:id="9139" w:author="Claude" w:date="2026-10-13T00:00:00Z">
        <w:r>
          <w:rPr>
            <w:b w:val="1"/>
            <w:bCs w:val="1"/>
            <w:color w:val="1e2761"/>
            <w:rtl w:val="0"/>
          </w:rPr>
          <w:t xml:space="preserve">（2029年4月開校目標）</w:t>
        </w:r>
      </w:ins>
      <w:r>
        <w:rPr>
          <w:rtl w:val="0"/>
        </w:rPr>
      </w:r>
    </w:p>
    <w:p w:rsidR="00000000" w:rsidDel="00000000" w:rsidP="00000000" w:rsidRDefault="00000000" w:rsidRPr="00000000" w14:paraId="00000156">
      <w:pPr>
        <w:pStyle w:val="Heading2"/>
        <w:spacing w:after="160" w:before="280" w:lineRule="auto"/>
        <w:rPr/>
      </w:pPr>
      <w:r>
        <w:rPr>
          <w:b w:val="1"/>
          <w:bCs w:val="1"/>
          <w:color w:val="990011"/>
          <w:rtl w:val="0"/>
        </w:rPr>
        <w:t xml:space="preserve">7.1 必要な要件</w:t>
      </w:r>
      <w:r>
        <w:rPr>
          <w:rtl w:val="0"/>
        </w:rPr>
      </w:r>
    </w:p>
    <w:p w:rsidR="00000000" w:rsidDel="00000000" w:rsidP="00000000" w:rsidRDefault="00000000" w:rsidRPr="00000000" w14:paraId="00000157">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pPr>
      <w:r>
        <w:rPr>
          <w:color w:val="000000"/>
          <w:rtl w:val="0"/>
        </w:rPr>
        <w:t xml:space="preserve">制度：学校教育法施行規則</w:t>
      </w:r>
      <w:del w:id="9140" w:author="Claude" w:date="2026-10-13T00:00:00Z">
        <w:r>
          <w:rPr>
            <w:color w:val="000000"/>
            <w:rtl w:val="0"/>
          </w:rPr>
          <w:delText xml:space="preserve">第56条に基づく</w:delText>
        </w:r>
      </w:del>
      <w:ins w:id="9141" w:author="Claude" w:date="2026-10-13T00:00:00Z">
        <w:r>
          <w:rPr>
            <w:color w:val="000000"/>
            <w:rtl w:val="0"/>
          </w:rPr>
          <w:t xml:space="preserve">第56条（中学校は第79条で準用）に基づく</w:t>
        </w:r>
      </w:ins>
      <w:r>
        <w:rPr>
          <w:color w:val="000000"/>
          <w:rtl w:val="0"/>
        </w:rPr>
        <w:t xml:space="preserve">文部科学大臣の指定。指定により標準授業時数の削減・独自教科の新設が可能。</w:t>
      </w:r>
      <w:r>
        <w:rPr>
          <w:rtl w:val="0"/>
        </w:rPr>
      </w:r>
    </w:p>
    <w:p w:rsidR="00000000" w:rsidDel="00000000" w:rsidP="00000000" w:rsidRDefault="00000000" w:rsidRPr="00000000" w14:paraId="00000158">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pPr>
      <w:r>
        <w:rPr>
          <w:color w:val="000000"/>
          <w:rtl w:val="0"/>
        </w:rPr>
        <w:t xml:space="preserve">設置者：私立学校の設置者は原則学校法人。株式会社成基からは</w:t>
      </w:r>
      <w:del w:id="9142" w:author="Claude" w:date="2026-10-13T00:00:00Z">
        <w:r>
          <w:rPr>
            <w:color w:val="000000"/>
            <w:rtl w:val="0"/>
          </w:rPr>
          <w:delText xml:space="preserve">（a）学校法人を新設し基本財産（校地・校舎・運転資金）を寄附する方式が本命。</w:delText>
        </w:r>
      </w:del>
      <w:ins w:id="9143" w:author="Claude" w:date="2026-10-13T00:00:00Z">
        <w:r>
          <w:rPr>
            <w:color w:val="000000"/>
            <w:rtl w:val="0"/>
          </w:rPr>
          <w:t xml:space="preserve">（a）既存学校法人の承継を検討し、承継が成立しない場合は学校法人を新設して基本財産を寄附する（承継対象の種別・所轄庁・負債・保証・資産・補助金の処分制限・雇用等を確認し、承継が遅れても新設準備を止めない）。</w:t>
        </w:r>
      </w:ins>
      <w:r>
        <w:rPr>
          <w:color w:val="000000"/>
          <w:rtl w:val="0"/>
        </w:rPr>
        <w:t xml:space="preserve">（b）構造改革特区の株式会社立学校は京都市の特区認定が必要で、私学助成対象外・多様化学校の前例なしのため推奨しない。私立の多様化学校25校の設置者はすべて学校法人。</w:t>
      </w:r>
      <w:r>
        <w:rPr>
          <w:rtl w:val="0"/>
        </w:rPr>
      </w:r>
    </w:p>
    <w:p w:rsidR="00000000" w:rsidDel="00000000" w:rsidP="00000000" w:rsidRDefault="00000000" w:rsidRPr="00000000" w14:paraId="00000159">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pPr>
      <w:r>
        <w:rPr>
          <w:color w:val="000000"/>
          <w:rtl w:val="0"/>
        </w:rPr>
        <w:t xml:space="preserve">実務要件：私立中学校の設置認可（京都府知事・私立学校審議会）＝校地校舎・教員（教員免許必須）・財政計画の審査。その上で文科省へ特別の教育課程の指定申請。</w:t>
      </w:r>
      <w:r>
        <w:rPr>
          <w:rtl w:val="0"/>
        </w:rPr>
      </w:r>
    </w:p>
    <w:p>
      <w:pPr>
        <w:pStyle w:val="Heading3"/>
        <w:spacing w:after="140" w:before="240" w:lineRule="auto"/>
        <w:rPr>
          <w:ins w:id="9144" w:author="Claude" w:date="2026-10-13T00:00:00Z"/>
        </w:rPr>
      </w:pPr>
      <w:ins w:id="9145" w:author="Claude" w:date="2026-10-13T00:00:00Z">
        <w:r>
          <w:rPr>
            <w:b w:val="1"/>
            <w:bCs w:val="1"/>
            <w:color w:val="595959"/>
            <w:sz w:val="22"/>
            <w:szCs w:val="22"/>
            <w:rtl w:val="0"/>
          </w:rPr>
          <w:t xml:space="preserve">7.1.1 特別の教育課程（京都創成STEAM案）の具体化</w:t>
        </w:r>
      </w:ins>
    </w:p>
    <w:p>
      <w:pPr>
        <w:spacing w:after="140" w:line="360" w:lineRule="auto"/>
        <w:rPr>
          <w:ins w:id="9146" w:author="Claude" w:date="2026-10-13T00:00:00Z"/>
        </w:rPr>
      </w:pPr>
      <w:ins w:id="9147" w:author="Claude" w:date="2026-10-13T00:00:00Z">
        <w:r>
          <w:rPr>
            <w:color w:val="000000"/>
            <w:rtl w:val="0"/>
          </w:rPr>
          <w:t xml:space="preserve">目的：生徒が安心して学びに参加し、学び直し、京都の文化・探究、対話を通じて社会的自立に向かう教育を編成する。授業時数の変更の理由は対象生徒の教育機会の確保であり、固定費削減を主な理由にしない。</w:t>
        </w:r>
      </w:ins>
    </w:p>
    <w:p>
      <w:pPr>
        <w:spacing w:after="140" w:line="360" w:lineRule="auto"/>
        <w:rPr>
          <w:ins w:id="9148" w:author="Claude" w:date="2026-10-13T00:00:00Z"/>
        </w:rPr>
      </w:pPr>
      <w:ins w:id="9149" w:author="Claude" w:date="2026-10-13T00:00:00Z">
        <w:r>
          <w:rPr>
            <w:color w:val="000000"/>
            <w:rtl w:val="0"/>
          </w:rPr>
          <w:t xml:space="preserve">課程案：年間約770単位時間を検討案とする（初回資料の約3割縮減案とは一本化する）。各教科等のコマ数、1コマの分数、年間の実時間を示し、国の標準の教育課程との比較と、必要な学習内容を保障する方法をつくる。社会・理科・音楽・美術・技術・家庭等を横断する「京都創成STEAM（仮称）」は、教科内容ごとの対応、担当教員、免許、評価の根拠、実験実習の安全を整理する。独自科目にすることで、教科の内容・指導資格・設備が不要になるとは扱わない。</w:t>
        </w:r>
      </w:ins>
    </w:p>
    <w:p>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ins w:id="9150" w:author="Claude" w:date="2026-10-13T00:00:00Z"/>
        </w:rPr>
      </w:pPr>
      <w:ins w:id="9151" w:author="Claude" w:date="2026-10-13T00:00:00Z">
        <w:r>
          <w:rPr>
            <w:color w:val="000000"/>
            <w:rtl w:val="0"/>
          </w:rPr>
          <w:t xml:space="preserve">3学年の教育課程表（教科等・時数・目標・内容・担当者・学年間の系統性）</w:t>
        </w:r>
      </w:ins>
    </w:p>
    <w:p>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ins w:id="9152" w:author="Claude" w:date="2026-10-13T00:00:00Z"/>
        </w:rPr>
      </w:pPr>
      <w:ins w:id="9153" w:author="Claude" w:date="2026-10-13T00:00:00Z">
        <w:r>
          <w:rPr>
            <w:color w:val="000000"/>
            <w:rtl w:val="0"/>
          </w:rPr>
          <w:t xml:space="preserve">学習内容対応表（標準課程の内容をどの授業・個別学習で扱うか）</w:t>
        </w:r>
      </w:ins>
    </w:p>
    <w:p>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ins w:id="9154" w:author="Claude" w:date="2026-10-13T00:00:00Z"/>
        </w:rPr>
      </w:pPr>
      <w:ins w:id="9155" w:author="Claude" w:date="2026-10-13T00:00:00Z">
        <w:r>
          <w:rPr>
            <w:color w:val="000000"/>
            <w:rtl w:val="0"/>
          </w:rPr>
          <w:t xml:space="preserve">年間指導計画（京都の文化体験・大学等との連携と教科学習の関係）</w:t>
        </w:r>
      </w:ins>
    </w:p>
    <w:p>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ins w:id="9156" w:author="Claude" w:date="2026-10-13T00:00:00Z"/>
        </w:rPr>
      </w:pPr>
      <w:ins w:id="9157" w:author="Claude" w:date="2026-10-13T00:00:00Z">
        <w:r>
          <w:rPr>
            <w:color w:val="000000"/>
            <w:rtl w:val="0"/>
          </w:rPr>
          <w:t xml:space="preserve">評価計画（観点別評価、課題・作品・学習記録、指導要録、卒業・調査書）</w:t>
        </w:r>
      </w:ins>
    </w:p>
    <w:p>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ins w:id="9158" w:author="Claude" w:date="2026-10-13T00:00:00Z"/>
        </w:rPr>
      </w:pPr>
      <w:ins w:id="9159" w:author="Claude" w:date="2026-10-13T00:00:00Z">
        <w:r>
          <w:rPr>
            <w:color w:val="000000"/>
            <w:rtl w:val="0"/>
          </w:rPr>
          <w:t xml:space="preserve">学び直しと補充（小学校段階の未習、習熟度の差、発展学習）、転出入時の学習・成績記録の引継ぎ</w:t>
        </w:r>
      </w:ins>
    </w:p>
    <w:p>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ins w:id="9160" w:author="Claude" w:date="2026-10-13T00:00:00Z"/>
        </w:rPr>
      </w:pPr>
      <w:ins w:id="9161" w:author="Claude" w:date="2026-10-13T00:00:00Z">
        <w:r>
          <w:rPr>
            <w:color w:val="000000"/>
            <w:rtl w:val="0"/>
          </w:rPr>
          <w:t xml:space="preserve">STEAMアトリエ設備表（実験・制作・調理・換気・薬品・工具等の管理、同時利用、安全な定員）。アトリエ1室への集約は、必要な機能と同時稼働が成立する場合に採用する</w:t>
        </w:r>
      </w:ins>
    </w:p>
    <w:p>
      <w:pPr>
        <w:spacing w:after="140" w:line="360" w:lineRule="auto"/>
        <w:rPr>
          <w:ins w:id="9162" w:author="Claude" w:date="2026-10-13T00:00:00Z"/>
        </w:rPr>
      </w:pPr>
      <w:ins w:id="9163" w:author="Claude" w:date="2026-10-13T00:00:00Z">
        <w:r>
          <w:rPr>
            <w:color w:val="000000"/>
            <w:rtl w:val="0"/>
          </w:rPr>
          <w:t xml:space="preserve">通学が難しいときの支援：シンガクを活用する校内学習と自宅でのICT学習を区別する。オンライン参加だけで正規の授業時数や出席が自動的に確定するとはしない。学校が計画・指導・実施・成果・対面支援を把握し、出欠・評価を判断する。課程案は文部科学省との事前相談で調整し、京都府の認可計画と一致させる。</w:t>
        </w:r>
      </w:ins>
    </w:p>
    <w:p w:rsidR="00000000" w:rsidDel="00000000" w:rsidP="00000000" w:rsidRDefault="00000000" w:rsidRPr="00000000" w14:paraId="0000015A">
      <w:pPr>
        <w:pStyle w:val="Heading2"/>
        <w:spacing w:after="160" w:before="280" w:lineRule="auto"/>
        <w:rPr/>
      </w:pPr>
      <w:r>
        <w:rPr>
          <w:b w:val="1"/>
          <w:bCs w:val="1"/>
          <w:color w:val="990011"/>
          <w:rtl w:val="0"/>
        </w:rPr>
        <w:t xml:space="preserve">7.2 </w:t>
      </w:r>
      <w:del w:id="9164" w:author="Claude" w:date="2026-10-13T00:00:00Z">
        <w:r>
          <w:rPr>
            <w:b w:val="1"/>
            <w:bCs w:val="1"/>
            <w:color w:val="990011"/>
            <w:rtl w:val="0"/>
          </w:rPr>
          <w:delText xml:space="preserve">2029年4月開校に向けた確定スケジュール（逆算・WBS反映）</w:delText>
        </w:r>
      </w:del>
      <w:ins w:id="9165" w:author="Claude" w:date="2026-10-13T00:00:00Z">
        <w:r>
          <w:rPr>
            <w:b w:val="1"/>
            <w:bCs w:val="1"/>
            <w:color w:val="990011"/>
            <w:rtl w:val="0"/>
          </w:rPr>
          <w:t xml:space="preserve">2029年4月開校目標に向けた工程と判断点（WBS反映）</w:t>
        </w:r>
      </w:ins>
      <w:r>
        <w:rPr>
          <w:rtl w:val="0"/>
        </w:rPr>
      </w:r>
    </w:p>
    <w:p w:rsidR="00000000" w:rsidDel="00000000" w:rsidP="00000000" w:rsidRDefault="00000000" w:rsidRPr="00000000" w14:paraId="0000015B">
      <w:pPr>
        <w:spacing w:after="160" w:line="360" w:lineRule="auto"/>
        <w:rPr/>
      </w:pPr>
      <w:r>
        <w:rPr>
          <w:color w:val="000000"/>
          <w:rtl w:val="0"/>
        </w:rPr>
        <w:t xml:space="preserve">2026年9月〜2029年4月の32か月を4フェーズに分け、行政協議・設置認可・特別の教育課程の指定申請というクリティカルパスを最優先で進行する。中間マイルストーンをMS1〜MS5として管理し、</w:t>
      </w:r>
      <w:del w:id="9166" w:author="Claude" w:date="2026-10-13T00:00:00Z">
        <w:r>
          <w:rPr>
            <w:color w:val="000000"/>
            <w:rtl w:val="0"/>
          </w:rPr>
          <w:delText xml:space="preserve">京都府の設置認可申請期限（開校の約1〜2年前）を基準に、校地校舎と学校法人の基本財産をその前年度までに確定させる。</w:delText>
        </w:r>
      </w:del>
      <w:ins w:id="9167" w:author="Claude" w:date="2026-10-13T00:00:00Z">
        <w:r>
          <w:rPr>
            <w:color w:val="000000"/>
            <w:rtl w:val="0"/>
          </w:rPr>
          <w:t xml:space="preserve">正式申請・審議会・認可・募集開始・指定申請の時期は京都府と文部科学省に確認して工程を組み、日程を社内だけで確定しない。具体的なタスクと日程は巻末に示す。</w:t>
        </w:r>
      </w:ins>
      <w:r>
        <w:rPr>
          <w:rtl w:val="0"/>
        </w:rPr>
      </w:r>
    </w:p>
    <w:tbl>
      <w:tblPr>
        <w:tblStyle w:val="Table9"/>
        <w:tblW w:w="9390.0" w:type="dxa"/>
        <w:jc w:val="left"/>
        <w:tblLayout w:type="fixed"/>
        <w:tblLook w:val="0400"/>
      </w:tblPr>
      <w:tblGrid>
        <w:gridCol w:w="2805"/>
        <w:gridCol w:w="2445"/>
        <w:gridCol w:w="2070"/>
        <w:gridCol w:w="2070"/>
        <w:tblGridChange w:id="0">
          <w:tblGrid>
            <w:gridCol w:w="2805"/>
            <w:gridCol w:w="2445"/>
            <w:gridCol w:w="2070"/>
            <w:gridCol w:w="207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e2761" w:val="clear"/>
            <w:tcMar>
              <w:top w:w="0.0" w:type="dxa"/>
              <w:bottom w:w="0.0" w:type="dxa"/>
            </w:tcMar>
          </w:tcPr>
          <w:p w:rsidR="00000000" w:rsidDel="00000000" w:rsidP="00000000" w:rsidRDefault="00000000" w:rsidRPr="00000000" w14:paraId="0000015C">
            <w:pPr>
              <w:jc w:val="center"/>
              <w:rPr/>
            </w:pPr>
            <w:r>
              <w:rPr>
                <w:b w:val="1"/>
                <w:bCs w:val="1"/>
                <w:color w:val="ffffff"/>
                <w:sz w:val="18"/>
                <w:szCs w:val="18"/>
                <w:rtl w:val="0"/>
              </w:rPr>
              <w:t xml:space="preserve">段階</w:t>
            </w:r>
            <w:r>
              <w:rPr>
                <w:rtl w:val="0"/>
              </w:rPr>
            </w:r>
          </w:p>
        </w:tc>
        <w:tc>
          <w:tcPr>
            <w:tcBorders>
              <w:top w:color="bfbfbf" w:space="0" w:sz="4" w:val="single"/>
              <w:left w:color="bfbfbf" w:space="0" w:sz="4" w:val="single"/>
              <w:bottom w:color="bfbfbf" w:space="0" w:sz="4" w:val="single"/>
              <w:right w:color="bfbfbf" w:space="0" w:sz="4" w:val="single"/>
            </w:tcBorders>
            <w:shd w:fill="1e2761" w:val="clear"/>
            <w:tcMar>
              <w:top w:w="0.0" w:type="dxa"/>
              <w:bottom w:w="0.0" w:type="dxa"/>
            </w:tcMar>
          </w:tcPr>
          <w:p w:rsidR="00000000" w:rsidDel="00000000" w:rsidP="00000000" w:rsidRDefault="00000000" w:rsidRPr="00000000" w14:paraId="0000015D">
            <w:pPr>
              <w:jc w:val="center"/>
              <w:rPr/>
            </w:pPr>
            <w:del w:id="9168" w:author="Claude" w:date="2026-10-13T00:00:00Z">
              <w:r>
                <w:rPr>
                  <w:b w:val="1"/>
                  <w:bCs w:val="1"/>
                  <w:color w:val="ffffff"/>
                  <w:sz w:val="18"/>
                  <w:szCs w:val="18"/>
                  <w:rtl w:val="0"/>
                </w:rPr>
                <w:delText xml:space="preserve">確定日程</w:delText>
              </w:r>
            </w:del>
            <w:ins w:id="9169" w:author="Claude" w:date="2026-10-13T00:00:00Z">
              <w:r>
                <w:rPr>
                  <w:b w:val="1"/>
                  <w:bCs w:val="1"/>
                  <w:color w:val="ffffff"/>
                  <w:sz w:val="18"/>
                  <w:szCs w:val="18"/>
                  <w:rtl w:val="0"/>
                </w:rPr>
                <w:t xml:space="preserve">目標時期</w:t>
              </w:r>
            </w:ins>
            <w:r>
              <w:rPr>
                <w:rtl w:val="0"/>
              </w:rPr>
            </w:r>
          </w:p>
        </w:tc>
        <w:tc>
          <w:tcPr>
            <w:tcBorders>
              <w:top w:color="bfbfbf" w:space="0" w:sz="4" w:val="single"/>
              <w:left w:color="bfbfbf" w:space="0" w:sz="4" w:val="single"/>
              <w:bottom w:color="bfbfbf" w:space="0" w:sz="4" w:val="single"/>
              <w:right w:color="bfbfbf" w:space="0" w:sz="4" w:val="single"/>
            </w:tcBorders>
            <w:shd w:fill="1e2761" w:val="clear"/>
            <w:tcMar>
              <w:top w:w="0.0" w:type="dxa"/>
              <w:bottom w:w="0.0" w:type="dxa"/>
            </w:tcMar>
          </w:tcPr>
          <w:p w:rsidR="00000000" w:rsidDel="00000000" w:rsidP="00000000" w:rsidRDefault="00000000" w:rsidRPr="00000000" w14:paraId="0000015E">
            <w:pPr>
              <w:jc w:val="center"/>
              <w:rPr/>
            </w:pPr>
            <w:r>
              <w:rPr>
                <w:b w:val="1"/>
                <w:bCs w:val="1"/>
                <w:color w:val="ffffff"/>
                <w:sz w:val="18"/>
                <w:szCs w:val="18"/>
                <w:rtl w:val="0"/>
              </w:rPr>
              <w:t xml:space="preserve">主担当部署</w:t>
            </w:r>
            <w:r>
              <w:rPr>
                <w:rtl w:val="0"/>
              </w:rPr>
            </w:r>
          </w:p>
        </w:tc>
        <w:tc>
          <w:tcPr>
            <w:tcBorders>
              <w:top w:color="bfbfbf" w:space="0" w:sz="4" w:val="single"/>
              <w:left w:color="bfbfbf" w:space="0" w:sz="4" w:val="single"/>
              <w:bottom w:color="bfbfbf" w:space="0" w:sz="4" w:val="single"/>
              <w:right w:color="bfbfbf" w:space="0" w:sz="4" w:val="single"/>
            </w:tcBorders>
            <w:shd w:fill="1e2761" w:val="clear"/>
            <w:tcMar>
              <w:top w:w="0.0" w:type="dxa"/>
              <w:bottom w:w="0.0" w:type="dxa"/>
            </w:tcMar>
          </w:tcPr>
          <w:p w:rsidR="00000000" w:rsidDel="00000000" w:rsidP="00000000" w:rsidRDefault="00000000" w:rsidRPr="00000000" w14:paraId="0000015F">
            <w:pPr>
              <w:jc w:val="center"/>
              <w:rPr/>
            </w:pPr>
            <w:r>
              <w:rPr>
                <w:b w:val="1"/>
                <w:bCs w:val="1"/>
                <w:color w:val="ffffff"/>
                <w:sz w:val="18"/>
                <w:szCs w:val="18"/>
                <w:rtl w:val="0"/>
              </w:rPr>
              <w:t xml:space="preserve">成果物・完了要件</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160">
            <w:pPr>
              <w:rPr/>
            </w:pPr>
            <w:r>
              <w:rPr>
                <w:b w:val="1"/>
                <w:bCs w:val="1"/>
                <w:color w:val="000000"/>
                <w:sz w:val="17"/>
                <w:szCs w:val="17"/>
                <w:rtl w:val="0"/>
              </w:rPr>
              <w:t xml:space="preserve">事前相談・構想確定（MS1）</w:t>
            </w:r>
            <w:r>
              <w:rPr>
                <w:rtl w:val="0"/>
              </w:rPr>
            </w:r>
          </w:p>
          <w:p w:rsidR="00000000" w:rsidDel="00000000" w:rsidP="00000000" w:rsidRDefault="00000000" w:rsidRPr="00000000" w14:paraId="00000161">
            <w:pPr>
              <w:rPr/>
            </w:pPr>
            <w:r>
              <w:rPr>
                <w:b w:val="1"/>
                <w:bCs w:val="1"/>
                <w:color w:val="000000"/>
                <w:sz w:val="17"/>
                <w:szCs w:val="17"/>
                <w:rtl w:val="0"/>
              </w:rPr>
              <w:t xml:space="preserve">文科省・京都府私学課</w:t>
            </w:r>
            <w:r>
              <w:rPr>
                <w:b w:val="1"/>
                <w:bCs w:val="1"/>
                <w:sz w:val="17"/>
                <w:szCs w:val="17"/>
                <w:rtl w:val="0"/>
              </w:rPr>
              <w:t xml:space="preserve">との交渉、文部科学省折衝</w:t>
            </w:r>
            <w:r>
              <w:rPr>
                <w:rtl w:val="0"/>
              </w:rPr>
            </w:r>
          </w:p>
        </w:tc>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162">
            <w:pPr>
              <w:jc w:val="center"/>
              <w:rPr/>
            </w:pPr>
            <w:r>
              <w:rPr>
                <w:color w:val="000000"/>
                <w:sz w:val="17"/>
                <w:szCs w:val="17"/>
                <w:rtl w:val="0"/>
              </w:rPr>
              <w:t xml:space="preserve">2026年</w:t>
            </w:r>
            <w:r>
              <w:rPr>
                <w:sz w:val="17"/>
                <w:szCs w:val="17"/>
                <w:rtl w:val="0"/>
              </w:rPr>
              <w:t xml:space="preserve">10</w:t>
            </w:r>
            <w:r>
              <w:rPr>
                <w:color w:val="000000"/>
                <w:sz w:val="17"/>
                <w:szCs w:val="17"/>
                <w:rtl w:val="0"/>
              </w:rPr>
              <w:t xml:space="preserve">月〜2027年6月</w:t>
            </w:r>
            <w:r>
              <w:rPr>
                <w:rtl w:val="0"/>
              </w:rPr>
            </w:r>
          </w:p>
        </w:tc>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163">
            <w:pPr>
              <w:jc w:val="center"/>
              <w:rPr/>
            </w:pPr>
            <w:r>
              <w:rPr>
                <w:color w:val="000000"/>
                <w:sz w:val="17"/>
                <w:szCs w:val="17"/>
                <w:rtl w:val="0"/>
              </w:rPr>
              <w:t xml:space="preserve">経営企画・法人化準備室</w:t>
            </w:r>
            <w:r>
              <w:rPr>
                <w:rtl w:val="0"/>
              </w:rPr>
            </w:r>
          </w:p>
        </w:tc>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164">
            <w:pPr>
              <w:jc w:val="center"/>
              <w:rPr/>
            </w:pPr>
            <w:r>
              <w:rPr>
                <w:color w:val="000000"/>
                <w:sz w:val="17"/>
                <w:szCs w:val="17"/>
                <w:rtl w:val="0"/>
              </w:rPr>
              <w:t xml:space="preserve">基本方針合意、学校法人設立準備室設置</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0fa" w:val="clear"/>
            <w:tcMar>
              <w:top w:w="0.0" w:type="dxa"/>
              <w:bottom w:w="0.0" w:type="dxa"/>
            </w:tcMar>
          </w:tcPr>
          <w:p w:rsidR="00000000" w:rsidDel="00000000" w:rsidP="00000000" w:rsidRDefault="00000000" w:rsidRPr="00000000" w14:paraId="00000165">
            <w:pPr>
              <w:rPr/>
            </w:pPr>
            <w:r>
              <w:rPr>
                <w:b w:val="1"/>
                <w:bCs w:val="1"/>
                <w:color w:val="000000"/>
                <w:sz w:val="17"/>
                <w:szCs w:val="17"/>
                <w:rtl w:val="0"/>
              </w:rPr>
              <w:t xml:space="preserve">学校法人設立準備・校地校舎確定（MS2）</w:t>
            </w:r>
            <w:r>
              <w:rPr>
                <w:rtl w:val="0"/>
              </w:rPr>
            </w:r>
          </w:p>
          <w:p w:rsidR="00000000" w:rsidDel="00000000" w:rsidP="00000000" w:rsidRDefault="00000000" w:rsidRPr="00000000" w14:paraId="00000166">
            <w:pPr>
              <w:rPr/>
            </w:pPr>
            <w:r>
              <w:rPr>
                <w:b w:val="1"/>
                <w:bCs w:val="1"/>
                <w:color w:val="000000"/>
                <w:sz w:val="17"/>
                <w:szCs w:val="17"/>
                <w:rtl w:val="0"/>
              </w:rPr>
              <w:t xml:space="preserve">寄附行為認可・設置認可申請【クリティカルパス】</w:t>
            </w:r>
            <w:r>
              <w:rPr>
                <w:rtl w:val="0"/>
              </w:rPr>
            </w:r>
          </w:p>
        </w:tc>
        <w:tc>
          <w:tcPr>
            <w:tcBorders>
              <w:top w:color="bfbfbf" w:space="0" w:sz="4" w:val="single"/>
              <w:left w:color="bfbfbf" w:space="0" w:sz="4" w:val="single"/>
              <w:bottom w:color="bfbfbf" w:space="0" w:sz="4" w:val="single"/>
              <w:right w:color="bfbfbf" w:space="0" w:sz="4" w:val="single"/>
            </w:tcBorders>
            <w:shd w:fill="edf0fa" w:val="clear"/>
            <w:tcMar>
              <w:top w:w="0.0" w:type="dxa"/>
              <w:bottom w:w="0.0" w:type="dxa"/>
            </w:tcMar>
          </w:tcPr>
          <w:p w:rsidR="00000000" w:rsidDel="00000000" w:rsidP="00000000" w:rsidRDefault="00000000" w:rsidRPr="00000000" w14:paraId="00000167">
            <w:pPr>
              <w:jc w:val="center"/>
              <w:rPr/>
            </w:pPr>
            <w:r>
              <w:rPr>
                <w:color w:val="000000"/>
                <w:sz w:val="17"/>
                <w:szCs w:val="17"/>
                <w:rtl w:val="0"/>
              </w:rPr>
              <w:t xml:space="preserve">2027年度</w:t>
            </w:r>
            <w:r>
              <w:rPr>
                <w:rtl w:val="0"/>
              </w:rPr>
            </w:r>
          </w:p>
        </w:tc>
        <w:tc>
          <w:tcPr>
            <w:tcBorders>
              <w:top w:color="bfbfbf" w:space="0" w:sz="4" w:val="single"/>
              <w:left w:color="bfbfbf" w:space="0" w:sz="4" w:val="single"/>
              <w:bottom w:color="bfbfbf" w:space="0" w:sz="4" w:val="single"/>
              <w:right w:color="bfbfbf" w:space="0" w:sz="4" w:val="single"/>
            </w:tcBorders>
            <w:shd w:fill="edf0fa" w:val="clear"/>
            <w:tcMar>
              <w:top w:w="0.0" w:type="dxa"/>
              <w:bottom w:w="0.0" w:type="dxa"/>
            </w:tcMar>
          </w:tcPr>
          <w:p w:rsidR="00000000" w:rsidDel="00000000" w:rsidP="00000000" w:rsidRDefault="00000000" w:rsidRPr="00000000" w14:paraId="00000168">
            <w:pPr>
              <w:jc w:val="center"/>
              <w:rPr/>
            </w:pPr>
            <w:r>
              <w:rPr>
                <w:color w:val="000000"/>
                <w:sz w:val="17"/>
                <w:szCs w:val="17"/>
                <w:rtl w:val="0"/>
              </w:rPr>
              <w:t xml:space="preserve">経営企画・総務／建築設計会社</w:t>
            </w:r>
            <w:r>
              <w:rPr>
                <w:rtl w:val="0"/>
              </w:rPr>
            </w:r>
          </w:p>
        </w:tc>
        <w:tc>
          <w:tcPr>
            <w:tcBorders>
              <w:top w:color="bfbfbf" w:space="0" w:sz="4" w:val="single"/>
              <w:left w:color="bfbfbf" w:space="0" w:sz="4" w:val="single"/>
              <w:bottom w:color="bfbfbf" w:space="0" w:sz="4" w:val="single"/>
              <w:right w:color="bfbfbf" w:space="0" w:sz="4" w:val="single"/>
            </w:tcBorders>
            <w:shd w:fill="edf0fa" w:val="clear"/>
            <w:tcMar>
              <w:top w:w="0.0" w:type="dxa"/>
              <w:bottom w:w="0.0" w:type="dxa"/>
            </w:tcMar>
          </w:tcPr>
          <w:p w:rsidR="00000000" w:rsidDel="00000000" w:rsidP="00000000" w:rsidRDefault="00000000" w:rsidRPr="00000000" w14:paraId="00000169">
            <w:pPr>
              <w:jc w:val="center"/>
              <w:rPr/>
            </w:pPr>
            <w:del w:id="9170" w:author="Claude" w:date="2026-10-13T00:00:00Z">
              <w:r>
                <w:rPr>
                  <w:color w:val="000000"/>
                  <w:sz w:val="17"/>
                  <w:szCs w:val="17"/>
                  <w:rtl w:val="0"/>
                </w:rPr>
                <w:delText xml:space="preserve">伏見区新複合施設との賃貸借契約、寄附行為認可申請</w:delText>
              </w:r>
            </w:del>
            <w:ins w:id="9171" w:author="Claude" w:date="2026-10-13T00:00:00Z">
              <w:r>
                <w:rPr>
                  <w:color w:val="000000"/>
                  <w:sz w:val="17"/>
                  <w:szCs w:val="17"/>
                  <w:rtl w:val="0"/>
                </w:rPr>
                <w:t xml:space="preserve">賃貸借条件の合意（契約・工事は判断点②で決裁）、寄附行為認可申請の準備・申請</w:t>
              </w:r>
            </w:ins>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16A">
            <w:pPr>
              <w:rPr/>
            </w:pPr>
            <w:r>
              <w:rPr>
                <w:b w:val="1"/>
                <w:bCs w:val="1"/>
                <w:color w:val="000000"/>
                <w:sz w:val="17"/>
                <w:szCs w:val="17"/>
                <w:rtl w:val="0"/>
              </w:rPr>
              <w:t xml:space="preserve">私学審議会審査→設置認可（MS3）</w:t>
            </w:r>
            <w:r>
              <w:rPr>
                <w:rtl w:val="0"/>
              </w:rPr>
            </w:r>
          </w:p>
          <w:p w:rsidR="00000000" w:rsidDel="00000000" w:rsidP="00000000" w:rsidRDefault="00000000" w:rsidRPr="00000000" w14:paraId="0000016B">
            <w:pPr>
              <w:rPr/>
            </w:pPr>
            <w:r>
              <w:rPr>
                <w:b w:val="1"/>
                <w:bCs w:val="1"/>
                <w:color w:val="000000"/>
                <w:sz w:val="17"/>
                <w:szCs w:val="17"/>
                <w:rtl w:val="0"/>
              </w:rPr>
              <w:t xml:space="preserve">多様化学校の指定申請（文科省）</w:t>
            </w:r>
            <w:r>
              <w:rPr>
                <w:rtl w:val="0"/>
              </w:rPr>
            </w:r>
          </w:p>
          <w:p w:rsidR="00000000" w:rsidDel="00000000" w:rsidP="00000000" w:rsidRDefault="00000000" w:rsidRPr="00000000" w14:paraId="0000016C">
            <w:pPr>
              <w:rPr/>
            </w:pPr>
            <w:r>
              <w:rPr>
                <w:b w:val="1"/>
                <w:bCs w:val="1"/>
                <w:color w:val="000000"/>
                <w:sz w:val="17"/>
                <w:szCs w:val="17"/>
                <w:rtl w:val="0"/>
              </w:rPr>
              <w:t xml:space="preserve">教員採用・生徒募集開始</w:t>
            </w:r>
            <w:r>
              <w:rPr>
                <w:rtl w:val="0"/>
              </w:rPr>
            </w:r>
          </w:p>
        </w:tc>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16D">
            <w:pPr>
              <w:jc w:val="center"/>
              <w:rPr/>
            </w:pPr>
            <w:r>
              <w:rPr>
                <w:color w:val="000000"/>
                <w:sz w:val="17"/>
                <w:szCs w:val="17"/>
                <w:rtl w:val="0"/>
              </w:rPr>
              <w:t xml:space="preserve">2028年度</w:t>
            </w:r>
            <w:r>
              <w:rPr>
                <w:rtl w:val="0"/>
              </w:rPr>
            </w:r>
          </w:p>
        </w:tc>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16E">
            <w:pPr>
              <w:jc w:val="center"/>
              <w:rPr/>
            </w:pPr>
            <w:r>
              <w:rPr>
                <w:color w:val="000000"/>
                <w:sz w:val="17"/>
                <w:szCs w:val="17"/>
                <w:rtl w:val="0"/>
              </w:rPr>
              <w:t xml:space="preserve">総務・人事／募集広報チーム</w:t>
            </w:r>
            <w:r>
              <w:rPr>
                <w:rtl w:val="0"/>
              </w:rPr>
            </w:r>
          </w:p>
        </w:tc>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16F">
            <w:pPr>
              <w:jc w:val="center"/>
              <w:rPr/>
            </w:pPr>
            <w:r>
              <w:rPr>
                <w:color w:val="000000"/>
                <w:sz w:val="17"/>
                <w:szCs w:val="17"/>
                <w:rtl w:val="0"/>
              </w:rPr>
              <w:t xml:space="preserve">設置認可取得、特別の教育課程指定申請、教員採用開始</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0fa" w:val="clear"/>
            <w:tcMar>
              <w:top w:w="0.0" w:type="dxa"/>
              <w:bottom w:w="0.0" w:type="dxa"/>
            </w:tcMar>
          </w:tcPr>
          <w:p w:rsidR="00000000" w:rsidDel="00000000" w:rsidP="00000000" w:rsidRDefault="00000000" w:rsidRPr="00000000" w14:paraId="00000170">
            <w:pPr>
              <w:rPr/>
            </w:pPr>
            <w:del w:id="9172" w:author="Claude" w:date="2026-10-13T00:00:00Z">
              <w:r>
                <w:rPr>
                  <w:b w:val="1"/>
                  <w:bCs w:val="1"/>
                  <w:color w:val="000000"/>
                  <w:sz w:val="17"/>
                  <w:szCs w:val="17"/>
                  <w:rtl w:val="0"/>
                </w:rPr>
                <w:delText xml:space="preserve">開校（オルタナ在籍生の転籍＋新規募集）</w:delText>
              </w:r>
            </w:del>
            <w:ins w:id="9173" w:author="Claude" w:date="2026-10-13T00:00:00Z">
              <w:r>
                <w:rPr>
                  <w:b w:val="1"/>
                  <w:bCs w:val="1"/>
                  <w:color w:val="000000"/>
                  <w:sz w:val="17"/>
                  <w:szCs w:val="17"/>
                  <w:rtl w:val="0"/>
                </w:rPr>
                <w:t xml:space="preserve">開校（新規募集。開校時の2・3年生転入は別途判断）</w:t>
              </w:r>
            </w:ins>
            <w:r>
              <w:rPr>
                <w:b w:val="1"/>
                <w:bCs w:val="1"/>
                <w:color w:val="000000"/>
                <w:sz w:val="17"/>
                <w:szCs w:val="17"/>
                <w:rtl w:val="0"/>
              </w:rPr>
              <w:t xml:space="preserve">（MS4/MS5）</w:t>
            </w:r>
            <w:r>
              <w:rPr>
                <w:rtl w:val="0"/>
              </w:rPr>
            </w:r>
          </w:p>
        </w:tc>
        <w:tc>
          <w:tcPr>
            <w:tcBorders>
              <w:top w:color="bfbfbf" w:space="0" w:sz="4" w:val="single"/>
              <w:left w:color="bfbfbf" w:space="0" w:sz="4" w:val="single"/>
              <w:bottom w:color="bfbfbf" w:space="0" w:sz="4" w:val="single"/>
              <w:right w:color="bfbfbf" w:space="0" w:sz="4" w:val="single"/>
            </w:tcBorders>
            <w:shd w:fill="edf0fa" w:val="clear"/>
            <w:tcMar>
              <w:top w:w="0.0" w:type="dxa"/>
              <w:bottom w:w="0.0" w:type="dxa"/>
            </w:tcMar>
          </w:tcPr>
          <w:p w:rsidR="00000000" w:rsidDel="00000000" w:rsidP="00000000" w:rsidRDefault="00000000" w:rsidRPr="00000000" w14:paraId="00000171">
            <w:pPr>
              <w:jc w:val="center"/>
              <w:rPr/>
            </w:pPr>
            <w:r>
              <w:rPr>
                <w:b w:val="1"/>
                <w:bCs w:val="1"/>
                <w:color w:val="990011"/>
                <w:sz w:val="17"/>
                <w:szCs w:val="17"/>
                <w:rtl w:val="0"/>
              </w:rPr>
              <w:t xml:space="preserve">2029年4月</w:t>
            </w:r>
            <w:r>
              <w:rPr>
                <w:rtl w:val="0"/>
              </w:rPr>
            </w:r>
          </w:p>
        </w:tc>
        <w:tc>
          <w:tcPr>
            <w:tcBorders>
              <w:top w:color="bfbfbf" w:space="0" w:sz="4" w:val="single"/>
              <w:left w:color="bfbfbf" w:space="0" w:sz="4" w:val="single"/>
              <w:bottom w:color="bfbfbf" w:space="0" w:sz="4" w:val="single"/>
              <w:right w:color="bfbfbf" w:space="0" w:sz="4" w:val="single"/>
            </w:tcBorders>
            <w:shd w:fill="edf0fa" w:val="clear"/>
            <w:tcMar>
              <w:top w:w="0.0" w:type="dxa"/>
              <w:bottom w:w="0.0" w:type="dxa"/>
            </w:tcMar>
          </w:tcPr>
          <w:p w:rsidR="00000000" w:rsidDel="00000000" w:rsidP="00000000" w:rsidRDefault="00000000" w:rsidRPr="00000000" w14:paraId="00000172">
            <w:pPr>
              <w:jc w:val="center"/>
              <w:rPr/>
            </w:pPr>
            <w:r>
              <w:rPr>
                <w:b w:val="1"/>
                <w:bCs w:val="1"/>
                <w:color w:val="000000"/>
                <w:sz w:val="17"/>
                <w:szCs w:val="17"/>
                <w:rtl w:val="0"/>
              </w:rPr>
              <w:t xml:space="preserve">全部署</w:t>
            </w:r>
            <w:r>
              <w:rPr>
                <w:rtl w:val="0"/>
              </w:rPr>
            </w:r>
          </w:p>
        </w:tc>
        <w:tc>
          <w:tcPr>
            <w:tcBorders>
              <w:top w:color="bfbfbf" w:space="0" w:sz="4" w:val="single"/>
              <w:left w:color="bfbfbf" w:space="0" w:sz="4" w:val="single"/>
              <w:bottom w:color="bfbfbf" w:space="0" w:sz="4" w:val="single"/>
              <w:right w:color="bfbfbf" w:space="0" w:sz="4" w:val="single"/>
            </w:tcBorders>
            <w:shd w:fill="edf0fa" w:val="clear"/>
            <w:tcMar>
              <w:top w:w="0.0" w:type="dxa"/>
              <w:bottom w:w="0.0" w:type="dxa"/>
            </w:tcMar>
          </w:tcPr>
          <w:p w:rsidR="00000000" w:rsidDel="00000000" w:rsidP="00000000" w:rsidRDefault="00000000" w:rsidRPr="00000000" w14:paraId="00000173">
            <w:pPr>
              <w:jc w:val="center"/>
              <w:rPr/>
            </w:pPr>
            <w:del w:id="9174" w:author="Claude" w:date="2026-10-13T00:00:00Z">
              <w:r>
                <w:rPr>
                  <w:b w:val="1"/>
                  <w:bCs w:val="1"/>
                  <w:color w:val="000000"/>
                  <w:sz w:val="17"/>
                  <w:szCs w:val="17"/>
                  <w:rtl w:val="0"/>
                </w:rPr>
                <w:delText xml:space="preserve">学びの多様化学校・オルタナティブスクール同時開校（定員90名）</w:delText>
              </w:r>
            </w:del>
            <w:ins w:id="9175" w:author="Claude" w:date="2026-10-13T00:00:00Z">
              <w:r>
                <w:rPr>
                  <w:b w:val="1"/>
                  <w:bCs w:val="1"/>
                  <w:color w:val="000000"/>
                  <w:sz w:val="17"/>
                  <w:szCs w:val="17"/>
                  <w:rtl w:val="0"/>
                </w:rPr>
                <w:t xml:space="preserve">学びの多様化学校の開校（収容定員90名、初年度在籍30名を目標）。併設事業が遅れても中学校を開校できる代替案を用意</w:t>
              </w:r>
            </w:ins>
            <w:r>
              <w:rPr>
                <w:rtl w:val="0"/>
              </w:rPr>
            </w:r>
          </w:p>
        </w:tc>
      </w:tr>
    </w:tbl>
    <w:p w:rsidR="00000000" w:rsidDel="00000000" w:rsidP="00000000" w:rsidRDefault="00000000" w:rsidRPr="00000000" w14:paraId="00000174">
      <w:pPr>
        <w:spacing w:after="80" w:lineRule="auto"/>
        <w:rPr/>
      </w:pPr>
      <w:r>
        <w:rPr>
          <w:rtl w:val="0"/>
        </w:rPr>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pacing w:after="100" w:line="336" w:lineRule="auto"/>
        <w:ind w:left="420" w:hanging="210"/>
        <w:rPr>
          <w:color w:val="000000"/>
        </w:rPr>
      </w:pPr>
      <w:del w:id="9176" w:author="Claude" w:date="2026-10-13T00:00:00Z">
        <w:r>
          <w:rPr>
            <w:b w:val="1"/>
            <w:bCs w:val="1"/>
            <w:color w:val="000000"/>
            <w:rtl w:val="0"/>
          </w:rPr>
          <w:delText xml:space="preserve">・2029年4月開校は確定プランであり、後戻りは想定しない。2026年</w:delText>
        </w:r>
        <w:r>
          <w:rPr>
            <w:b w:val="1"/>
            <w:bCs w:val="1"/>
            <w:rtl w:val="0"/>
          </w:rPr>
          <w:delText xml:space="preserve">10</w:delText>
        </w:r>
        <w:r>
          <w:rPr>
            <w:b w:val="1"/>
            <w:bCs w:val="1"/>
            <w:color w:val="000000"/>
            <w:rtl w:val="0"/>
          </w:rPr>
          <w:delText xml:space="preserve">月の事前相談着手を起点に、WBS上の全マイルストーン（MS1〜MS5）を必達目標として管理する。</w:delText>
        </w:r>
      </w:del>
      <w:ins w:id="9177" w:author="Claude" w:date="2026-10-13T00:00:00Z">
        <w:r>
          <w:rPr>
            <w:b w:val="1"/>
            <w:bCs w:val="1"/>
            <w:color w:val="000000"/>
            <w:rtl w:val="0"/>
          </w:rPr>
          <w:t xml:space="preserve">・2029年4月開校は目標であり、判断点（①2027年1〜3月：計画継続、②2027年4〜6月：契約・工事、③2028年3月：開校時期、④2028年4〜6月：募集、⑤2029年1〜3月：開校）ごとに、継続／条件付き継続／計画変更・延期を判断する。条件付きの場合は、未解決事項の担当・期限・支出上限を決める。</w:t>
        </w:r>
      </w:ins>
      <w:r>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pacing w:after="100" w:line="336" w:lineRule="auto"/>
        <w:ind w:left="420" w:hanging="210"/>
        <w:rPr>
          <w:color w:val="000000"/>
        </w:rPr>
      </w:pPr>
      <w:r>
        <w:rPr>
          <w:b w:val="1"/>
          <w:bCs w:val="1"/>
          <w:color w:val="000000"/>
          <w:rtl w:val="0"/>
        </w:rPr>
        <w:t xml:space="preserve">・進行リスクへの備えとして、京都府の設置認可申請期限をクリティカルパスの基準に据え、</w:t>
      </w:r>
      <w:del w:id="9178" w:author="Claude" w:date="2026-10-13T00:00:00Z">
        <w:r>
          <w:rPr>
            <w:b w:val="1"/>
            <w:bCs w:val="1"/>
            <w:color w:val="000000"/>
            <w:rtl w:val="0"/>
          </w:rPr>
          <w:delText xml:space="preserve">校地校舎（伏見区新複合施設）と学校法人の基本財産確定を2027年度中に前倒しで完了させる。</w:delText>
        </w:r>
      </w:del>
      <w:ins w:id="9179" w:author="Claude" w:date="2026-10-13T00:00:00Z">
        <w:r>
          <w:rPr>
            <w:b w:val="1"/>
            <w:bCs w:val="1"/>
            <w:color w:val="000000"/>
            <w:rtl w:val="0"/>
          </w:rPr>
          <w:t xml:space="preserve">2027年3月を固定の申請期限とはせず、計画継続の判断点とする。建物の竣工・設計工程と行政工程を重ねて管理し、認可前に工事が必要な場合は支出を段階化する。</w:t>
        </w:r>
      </w:ins>
      <w:r>
        <w:rPr>
          <w:rtl w:val="0"/>
        </w:rPr>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pacing w:after="100" w:line="336" w:lineRule="auto"/>
        <w:ind w:left="420" w:hanging="210"/>
        <w:rPr>
          <w:color w:val="000000"/>
        </w:rPr>
      </w:pPr>
      <w:del w:id="9180" w:author="Claude" w:date="2026-10-13T00:00:00Z">
        <w:r>
          <w:rPr>
            <w:color w:val="000000"/>
            <w:rtl w:val="0"/>
          </w:rPr>
          <w:delText xml:space="preserve">・寄付金・協賛金収入が計画の半分にとどまった場合でも、生徒充足52名程度（充足率57.8%）で単年度黒字化できる設計とし、収支面のダウンサイドリスクを吸収する。</w:delText>
        </w:r>
      </w:del>
      <w:ins w:id="9181" w:author="Claude" w:date="2026-10-13T00:00:00Z">
        <w:r>
          <w:rPr>
            <w:color w:val="000000"/>
            <w:rtl w:val="0"/>
          </w:rPr>
          <w:t xml:space="preserve">・寄附・協賛金が計画を下回る場合の収支は、10章の感度分析で検証する（費用・人数を据え置くと、寄附等が半減した場合は2029・2030年度が赤字となる）。</w:t>
        </w:r>
      </w:ins>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pacing w:after="100" w:line="336" w:lineRule="auto"/>
        <w:ind w:left="420" w:hanging="210"/>
        <w:rPr>
          <w:b w:val="1"/>
          <w:bCs w:val="1"/>
          <w:color w:val="990011"/>
        </w:rPr>
      </w:pPr>
      <w:del w:id="9182" w:author="Claude" w:date="2026-10-13T00:00:00Z">
        <w:r>
          <w:rPr>
            <w:b w:val="1"/>
            <w:bCs w:val="1"/>
            <w:color w:val="000000"/>
            <w:rtl w:val="0"/>
          </w:rPr>
          <w:delText xml:space="preserve">・共通：オルタナティブスクールは学びの多様化学校・ゴールフリー高等学院と同一施設・同時開校とし、生徒基盤と実践知を開校初期から一体で蓄積する。</w:delText>
        </w:r>
      </w:del>
      <w:ins w:id="9183" w:author="Claude" w:date="2026-10-13T00:00:00Z">
        <w:r>
          <w:rPr>
            <w:b w:val="1"/>
            <w:bCs w:val="1"/>
            <w:color w:val="000000"/>
            <w:rtl w:val="0"/>
          </w:rPr>
          <w:t xml:space="preserve">・共通：オルタナティブスクール・ゴールフリー高等学院は同一施設での同時稼働を目指すが、各事業の主体・契約・人員・安全・収支を分け、併設事業の遅延が中学校の開校を止めない代替案を設ける。</w:t>
        </w:r>
      </w:ins>
      <w:r>
        <w:rPr>
          <w:rtl w:val="0"/>
        </w:rPr>
      </w:r>
    </w:p>
    <w:p w:rsidR="00000000" w:rsidDel="00000000" w:rsidP="00000000" w:rsidRDefault="00000000" w:rsidRPr="00000000" w14:paraId="00000179">
      <w:pPr>
        <w:pStyle w:val="Heading2"/>
        <w:spacing w:after="160" w:before="280" w:lineRule="auto"/>
        <w:rPr>
          <w:b w:val="1"/>
          <w:bCs w:val="1"/>
          <w:color w:val="990011"/>
        </w:rPr>
      </w:pPr>
      <w:r>
        <w:br w:type="page"/>
      </w:r>
      <w:r>
        <w:rPr>
          <w:rtl w:val="0"/>
        </w:rPr>
      </w:r>
    </w:p>
    <w:p w:rsidR="00000000" w:rsidDel="00000000" w:rsidP="00000000" w:rsidRDefault="00000000" w:rsidRPr="00000000" w14:paraId="0000017A">
      <w:pPr>
        <w:pStyle w:val="Heading2"/>
        <w:spacing w:after="160" w:before="280" w:lineRule="auto"/>
        <w:rPr/>
      </w:pPr>
      <w:r>
        <w:rPr>
          <w:b w:val="1"/>
          <w:bCs w:val="1"/>
          <w:color w:val="990011"/>
          <w:rtl w:val="0"/>
        </w:rPr>
        <w:t xml:space="preserve">7.3 国・自治体への申請一覧</w:t>
      </w:r>
      <w:r>
        <w:rPr>
          <w:rtl w:val="0"/>
        </w:rPr>
      </w:r>
    </w:p>
    <w:tbl>
      <w:tblPr>
        <w:tblStyle w:val="Table10"/>
        <w:tblW w:w="9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2600"/>
        <w:gridCol w:w="3400"/>
        <w:tblGridChange w:id="0">
          <w:tblGrid>
            <w:gridCol w:w="3100"/>
            <w:gridCol w:w="2600"/>
            <w:gridCol w:w="3400"/>
          </w:tblGrid>
        </w:tblGridChange>
      </w:tblGrid>
      <w:tr>
        <w:trPr>
          <w:cantSplit w:val="0"/>
          <w:tblHeader w:val="1"/>
        </w:trPr>
        <w:tc>
          <w:tcPr>
            <w:shd w:fill="1e2761" w:val="clear"/>
            <w:tcMar>
              <w:top w:w="60.0" w:type="dxa"/>
              <w:left w:w="90.0" w:type="dxa"/>
              <w:bottom w:w="60.0" w:type="dxa"/>
              <w:right w:w="90.0" w:type="dxa"/>
            </w:tcMar>
          </w:tcPr>
          <w:p w:rsidR="00000000" w:rsidDel="00000000" w:rsidP="00000000" w:rsidRDefault="00000000" w:rsidRPr="00000000" w14:paraId="0000017B">
            <w:pPr>
              <w:jc w:val="center"/>
              <w:rPr/>
            </w:pPr>
            <w:r>
              <w:rPr>
                <w:b w:val="1"/>
                <w:bCs w:val="1"/>
                <w:color w:val="ffffff"/>
                <w:sz w:val="18"/>
                <w:szCs w:val="18"/>
                <w:rtl w:val="0"/>
              </w:rPr>
              <w:t xml:space="preserve">申請</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17C">
            <w:pPr>
              <w:jc w:val="center"/>
              <w:rPr/>
            </w:pPr>
            <w:r>
              <w:rPr>
                <w:b w:val="1"/>
                <w:bCs w:val="1"/>
                <w:color w:val="ffffff"/>
                <w:sz w:val="18"/>
                <w:szCs w:val="18"/>
                <w:rtl w:val="0"/>
              </w:rPr>
              <w:t xml:space="preserve">提出先</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17D">
            <w:pPr>
              <w:jc w:val="center"/>
              <w:rPr/>
            </w:pPr>
            <w:r>
              <w:rPr>
                <w:b w:val="1"/>
                <w:bCs w:val="1"/>
                <w:color w:val="ffffff"/>
                <w:sz w:val="18"/>
                <w:szCs w:val="18"/>
                <w:rtl w:val="0"/>
              </w:rPr>
              <w:t xml:space="preserve">備考</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7E">
            <w:pPr>
              <w:rPr/>
            </w:pPr>
            <w:r>
              <w:rPr>
                <w:color w:val="000000"/>
                <w:sz w:val="18"/>
                <w:szCs w:val="18"/>
                <w:rtl w:val="0"/>
              </w:rPr>
              <w:t xml:space="preserve">学校法人寄附行為認可申請</w:t>
            </w:r>
            <w:r>
              <w:rPr>
                <w:rtl w:val="0"/>
              </w:rPr>
            </w:r>
          </w:p>
        </w:tc>
        <w:tc>
          <w:tcPr>
            <w:tcMar>
              <w:top w:w="60.0" w:type="dxa"/>
              <w:left w:w="90.0" w:type="dxa"/>
              <w:bottom w:w="60.0" w:type="dxa"/>
              <w:right w:w="90.0" w:type="dxa"/>
            </w:tcMar>
          </w:tcPr>
          <w:p w:rsidR="00000000" w:rsidDel="00000000" w:rsidP="00000000" w:rsidRDefault="00000000" w:rsidRPr="00000000" w14:paraId="0000017F">
            <w:pPr>
              <w:rPr/>
            </w:pPr>
            <w:r>
              <w:rPr>
                <w:color w:val="000000"/>
                <w:sz w:val="18"/>
                <w:szCs w:val="18"/>
                <w:rtl w:val="0"/>
              </w:rPr>
              <w:t xml:space="preserve">京都府知事</w:t>
            </w:r>
            <w:r>
              <w:rPr>
                <w:rtl w:val="0"/>
              </w:rPr>
            </w:r>
          </w:p>
        </w:tc>
        <w:tc>
          <w:tcPr>
            <w:tcMar>
              <w:top w:w="60.0" w:type="dxa"/>
              <w:left w:w="90.0" w:type="dxa"/>
              <w:bottom w:w="60.0" w:type="dxa"/>
              <w:right w:w="90.0" w:type="dxa"/>
            </w:tcMar>
          </w:tcPr>
          <w:p w:rsidR="00000000" w:rsidDel="00000000" w:rsidP="00000000" w:rsidRDefault="00000000" w:rsidRPr="00000000" w14:paraId="00000180">
            <w:pPr>
              <w:rPr/>
            </w:pPr>
            <w:r>
              <w:rPr>
                <w:color w:val="000000"/>
                <w:sz w:val="18"/>
                <w:szCs w:val="18"/>
                <w:rtl w:val="0"/>
              </w:rPr>
              <w:t xml:space="preserve">基本財産の寄附、役員体制</w:t>
            </w:r>
            <w:r>
              <w:rPr>
                <w:rtl w:val="0"/>
              </w:rPr>
            </w:r>
          </w:p>
        </w:tc>
      </w:tr>
      <w:tr>
        <w:trPr>
          <w:cantSplit w:val="0"/>
          <w:tblHeader w:val="0"/>
        </w:trPr>
        <w:tc>
          <w:tcPr>
            <w:shd w:fill="edf0fa" w:val="clear"/>
            <w:tcMar>
              <w:top w:w="60.0" w:type="dxa"/>
              <w:left w:w="90.0" w:type="dxa"/>
              <w:bottom w:w="60.0" w:type="dxa"/>
              <w:right w:w="90.0" w:type="dxa"/>
            </w:tcMar>
          </w:tcPr>
          <w:p w:rsidR="00000000" w:rsidDel="00000000" w:rsidP="00000000" w:rsidRDefault="00000000" w:rsidRPr="00000000" w14:paraId="00000181">
            <w:pPr>
              <w:rPr/>
            </w:pPr>
            <w:r>
              <w:rPr>
                <w:color w:val="000000"/>
                <w:sz w:val="18"/>
                <w:szCs w:val="18"/>
                <w:rtl w:val="0"/>
              </w:rPr>
              <w:t xml:space="preserve">私立中学校設置認可申請</w:t>
            </w:r>
            <w:r>
              <w:rPr>
                <w:rtl w:val="0"/>
              </w:rPr>
            </w:r>
          </w:p>
        </w:tc>
        <w:tc>
          <w:tcPr>
            <w:shd w:fill="edf0fa" w:val="clear"/>
            <w:tcMar>
              <w:top w:w="60.0" w:type="dxa"/>
              <w:left w:w="90.0" w:type="dxa"/>
              <w:bottom w:w="60.0" w:type="dxa"/>
              <w:right w:w="90.0" w:type="dxa"/>
            </w:tcMar>
          </w:tcPr>
          <w:p w:rsidR="00000000" w:rsidDel="00000000" w:rsidP="00000000" w:rsidRDefault="00000000" w:rsidRPr="00000000" w14:paraId="00000182">
            <w:pPr>
              <w:rPr/>
            </w:pPr>
            <w:r>
              <w:rPr>
                <w:color w:val="000000"/>
                <w:sz w:val="18"/>
                <w:szCs w:val="18"/>
                <w:rtl w:val="0"/>
              </w:rPr>
              <w:t xml:space="preserve">京都府知事（私学審議会諮問）</w:t>
            </w:r>
            <w:r>
              <w:rPr>
                <w:rtl w:val="0"/>
              </w:rPr>
            </w:r>
          </w:p>
        </w:tc>
        <w:tc>
          <w:tcPr>
            <w:shd w:fill="edf0fa" w:val="clear"/>
            <w:tcMar>
              <w:top w:w="60.0" w:type="dxa"/>
              <w:left w:w="90.0" w:type="dxa"/>
              <w:bottom w:w="60.0" w:type="dxa"/>
              <w:right w:w="90.0" w:type="dxa"/>
            </w:tcMar>
          </w:tcPr>
          <w:p w:rsidR="00000000" w:rsidDel="00000000" w:rsidP="00000000" w:rsidRDefault="00000000" w:rsidRPr="00000000" w14:paraId="00000183">
            <w:pPr>
              <w:rPr/>
            </w:pPr>
            <w:r>
              <w:rPr>
                <w:color w:val="000000"/>
                <w:sz w:val="18"/>
                <w:szCs w:val="18"/>
                <w:rtl w:val="0"/>
              </w:rPr>
              <w:t xml:space="preserve">校地・校舎・教員・財政計画</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84">
            <w:pPr>
              <w:rPr/>
            </w:pPr>
            <w:r>
              <w:rPr>
                <w:color w:val="000000"/>
                <w:sz w:val="18"/>
                <w:szCs w:val="18"/>
                <w:rtl w:val="0"/>
              </w:rPr>
              <w:t xml:space="preserve">特別の教育課程編成の指定申請</w:t>
            </w:r>
            <w:r>
              <w:rPr>
                <w:rtl w:val="0"/>
              </w:rPr>
            </w:r>
          </w:p>
        </w:tc>
        <w:tc>
          <w:tcPr>
            <w:tcMar>
              <w:top w:w="60.0" w:type="dxa"/>
              <w:left w:w="90.0" w:type="dxa"/>
              <w:bottom w:w="60.0" w:type="dxa"/>
              <w:right w:w="90.0" w:type="dxa"/>
            </w:tcMar>
          </w:tcPr>
          <w:p w:rsidR="00000000" w:rsidDel="00000000" w:rsidP="00000000" w:rsidRDefault="00000000" w:rsidRPr="00000000" w14:paraId="00000185">
            <w:pPr>
              <w:rPr/>
            </w:pPr>
            <w:r>
              <w:rPr>
                <w:color w:val="000000"/>
                <w:sz w:val="18"/>
                <w:szCs w:val="18"/>
                <w:rtl w:val="0"/>
              </w:rPr>
              <w:t xml:space="preserve">文部科学大臣</w:t>
            </w:r>
            <w:r>
              <w:rPr>
                <w:rtl w:val="0"/>
              </w:rPr>
            </w:r>
          </w:p>
        </w:tc>
        <w:tc>
          <w:tcPr>
            <w:tcMar>
              <w:top w:w="60.0" w:type="dxa"/>
              <w:left w:w="90.0" w:type="dxa"/>
              <w:bottom w:w="60.0" w:type="dxa"/>
              <w:right w:w="90.0" w:type="dxa"/>
            </w:tcMar>
          </w:tcPr>
          <w:p w:rsidR="00000000" w:rsidDel="00000000" w:rsidP="00000000" w:rsidRDefault="00000000" w:rsidRPr="00000000" w14:paraId="00000186">
            <w:pPr>
              <w:rPr/>
            </w:pPr>
            <w:del w:id="9184" w:author="Claude" w:date="2026-10-13T00:00:00Z">
              <w:r>
                <w:rPr>
                  <w:color w:val="000000"/>
                  <w:sz w:val="18"/>
                  <w:szCs w:val="18"/>
                  <w:rtl w:val="0"/>
                </w:rPr>
                <w:delText xml:space="preserve">施行規則56条。開校前年度に申請</w:delText>
              </w:r>
            </w:del>
            <w:ins w:id="9185" w:author="Claude" w:date="2026-10-13T00:00:00Z">
              <w:r>
                <w:rPr>
                  <w:color w:val="000000"/>
                  <w:sz w:val="18"/>
                  <w:szCs w:val="18"/>
                  <w:rtl w:val="0"/>
                </w:rPr>
                <w:t xml:space="preserve">施行規則56条（79条で準用）。申請時期は文部科学省に確認</w:t>
              </w:r>
            </w:ins>
            <w:r>
              <w:rPr>
                <w:rtl w:val="0"/>
              </w:rPr>
            </w:r>
          </w:p>
        </w:tc>
      </w:tr>
      <w:tr>
        <w:trPr>
          <w:cantSplit w:val="0"/>
          <w:tblHeader w:val="0"/>
        </w:trPr>
        <w:tc>
          <w:tcPr>
            <w:shd w:fill="edf0fa" w:val="clear"/>
            <w:tcMar>
              <w:top w:w="60.0" w:type="dxa"/>
              <w:left w:w="90.0" w:type="dxa"/>
              <w:bottom w:w="60.0" w:type="dxa"/>
              <w:right w:w="90.0" w:type="dxa"/>
            </w:tcMar>
          </w:tcPr>
          <w:p w:rsidR="00000000" w:rsidDel="00000000" w:rsidP="00000000" w:rsidRDefault="00000000" w:rsidRPr="00000000" w14:paraId="00000187">
            <w:pPr>
              <w:rPr/>
            </w:pPr>
            <w:r>
              <w:rPr>
                <w:color w:val="000000"/>
                <w:sz w:val="18"/>
                <w:szCs w:val="18"/>
                <w:rtl w:val="0"/>
              </w:rPr>
              <w:t xml:space="preserve">就学援助・通学等の調整</w:t>
            </w:r>
            <w:r>
              <w:rPr>
                <w:rtl w:val="0"/>
              </w:rPr>
            </w:r>
          </w:p>
        </w:tc>
        <w:tc>
          <w:tcPr>
            <w:shd w:fill="edf0fa" w:val="clear"/>
            <w:tcMar>
              <w:top w:w="60.0" w:type="dxa"/>
              <w:left w:w="90.0" w:type="dxa"/>
              <w:bottom w:w="60.0" w:type="dxa"/>
              <w:right w:w="90.0" w:type="dxa"/>
            </w:tcMar>
          </w:tcPr>
          <w:p w:rsidR="00000000" w:rsidDel="00000000" w:rsidP="00000000" w:rsidRDefault="00000000" w:rsidRPr="00000000" w14:paraId="00000188">
            <w:pPr>
              <w:rPr/>
            </w:pPr>
            <w:r>
              <w:rPr>
                <w:color w:val="000000"/>
                <w:sz w:val="18"/>
                <w:szCs w:val="18"/>
                <w:rtl w:val="0"/>
              </w:rPr>
              <w:t xml:space="preserve">京都市（教育委員会）</w:t>
            </w:r>
            <w:r>
              <w:rPr>
                <w:rtl w:val="0"/>
              </w:rPr>
            </w:r>
          </w:p>
        </w:tc>
        <w:tc>
          <w:tcPr>
            <w:shd w:fill="edf0fa" w:val="clear"/>
            <w:tcMar>
              <w:top w:w="60.0" w:type="dxa"/>
              <w:left w:w="90.0" w:type="dxa"/>
              <w:bottom w:w="60.0" w:type="dxa"/>
              <w:right w:w="90.0" w:type="dxa"/>
            </w:tcMar>
          </w:tcPr>
          <w:p w:rsidR="00000000" w:rsidDel="00000000" w:rsidP="00000000" w:rsidRDefault="00000000" w:rsidRPr="00000000" w14:paraId="00000189">
            <w:pPr>
              <w:rPr/>
            </w:pPr>
            <w:r>
              <w:rPr>
                <w:color w:val="000000"/>
                <w:sz w:val="18"/>
                <w:szCs w:val="18"/>
                <w:rtl w:val="0"/>
              </w:rPr>
              <w:t xml:space="preserve">在籍校連携・広報協力を含む</w:t>
            </w:r>
            <w:r>
              <w:rPr>
                <w:rtl w:val="0"/>
              </w:rPr>
            </w:r>
          </w:p>
        </w:tc>
      </w:tr>
    </w:tbl>
    <w:p>
      <w:pPr>
        <w:spacing w:after="140" w:line="360" w:lineRule="auto"/>
        <w:rPr>
          <w:ins w:id="9186" w:author="Claude" w:date="2026-10-13T00:00:00Z"/>
        </w:rPr>
      </w:pPr>
      <w:ins w:id="9187" w:author="Claude" w:date="2026-10-13T00:00:00Z">
        <w:r>
          <w:rPr>
            <w:color w:val="000000"/>
            <w:rtl w:val="0"/>
          </w:rPr>
          <w:t xml:space="preserve">このほか、校舎の建築・消防等の手続きを学校の認可とは別に管理する。学校法人の新設（または承継法人の寄附行為変更）の手続きも、設置認可と合わせて工程を組む。</w:t>
        </w:r>
      </w:ins>
    </w:p>
    <w:p w:rsidR="00000000" w:rsidDel="00000000" w:rsidP="00000000" w:rsidRDefault="00000000" w:rsidRPr="00000000" w14:paraId="0000018A">
      <w:pPr>
        <w:pStyle w:val="Heading2"/>
        <w:spacing w:after="160" w:before="280" w:lineRule="auto"/>
        <w:rPr/>
      </w:pPr>
      <w:r>
        <w:rPr>
          <w:b w:val="1"/>
          <w:bCs w:val="1"/>
          <w:color w:val="990011"/>
          <w:rtl w:val="0"/>
        </w:rPr>
        <w:t xml:space="preserve">7.4 先進事例</w:t>
      </w:r>
      <w:r>
        <w:rPr>
          <w:rtl w:val="0"/>
        </w:rPr>
      </w:r>
    </w:p>
    <w:p w:rsidR="00000000" w:rsidDel="00000000" w:rsidP="00000000" w:rsidRDefault="00000000" w:rsidRPr="00000000" w14:paraId="0000018B">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pPr>
      <w:r>
        <w:rPr>
          <w:b w:val="1"/>
          <w:bCs w:val="1"/>
          <w:color w:val="000000"/>
          <w:rtl w:val="0"/>
        </w:rPr>
        <w:t xml:space="preserve">東京みらい中学校（学校法人三幸学園・令和6年）：通信制高校＋中等部を運営する法人が多様化学校へ参入した、成基に最も近い先行モデル。</w:t>
      </w:r>
      <w:r>
        <w:rPr>
          <w:rtl w:val="0"/>
        </w:rPr>
      </w:r>
    </w:p>
    <w:p w:rsidR="00000000" w:rsidDel="00000000" w:rsidP="00000000" w:rsidRDefault="00000000" w:rsidRPr="00000000" w14:paraId="0000018C">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pPr>
      <w:r>
        <w:rPr>
          <w:color w:val="000000"/>
          <w:rtl w:val="0"/>
        </w:rPr>
        <w:t xml:space="preserve">京都市立洛風中学校・洛友中学校：地元公立の先駆け（平成16・19年）。私立として広域・特色型を掲げれば競合でなく補完となる。</w:t>
      </w:r>
      <w:r>
        <w:rPr>
          <w:rtl w:val="0"/>
        </w:rPr>
      </w:r>
    </w:p>
    <w:p w:rsidR="00000000" w:rsidDel="00000000" w:rsidP="00000000" w:rsidRDefault="00000000" w:rsidRPr="00000000" w14:paraId="0000018D">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pPr>
      <w:r>
        <w:rPr>
          <w:color w:val="000000"/>
          <w:rtl w:val="0"/>
        </w:rPr>
        <w:t xml:space="preserve">星槎グループ（5校指定）：指定ノウハウ最多。個別指導計画・SSTなど教育課程設計の参照先。東京シューレ（フリースクール発の学校化）も原型として重要。</w:t>
      </w:r>
      <w:r>
        <w:rPr>
          <w:rtl w:val="0"/>
        </w:rPr>
      </w:r>
    </w:p>
    <w:p w:rsidR="00000000" w:rsidDel="00000000" w:rsidP="00000000" w:rsidRDefault="00000000" w:rsidRPr="00000000" w14:paraId="0000018E">
      <w:pPr>
        <w:rPr/>
      </w:pPr>
      <w:r>
        <w:br w:type="page"/>
      </w:r>
      <w:r>
        <w:rPr>
          <w:rtl w:val="0"/>
        </w:rPr>
      </w:r>
    </w:p>
    <w:p w:rsidR="00000000" w:rsidDel="00000000" w:rsidP="00000000" w:rsidRDefault="00000000" w:rsidRPr="00000000" w14:paraId="0000018F">
      <w:pPr>
        <w:pStyle w:val="Heading1"/>
        <w:pageBreakBefore w:val="1"/>
        <w:spacing w:after="180" w:before="340" w:lineRule="auto"/>
        <w:rPr/>
      </w:pPr>
      <w:r>
        <w:rPr>
          <w:b w:val="1"/>
          <w:bCs w:val="1"/>
          <w:color w:val="1e2761"/>
          <w:rtl w:val="0"/>
        </w:rPr>
        <w:t xml:space="preserve">8. 事業2の詳細：学びの多様化学校の施設・スタッフ要件（設置要件ガイド）</w:t>
      </w:r>
      <w:r>
        <w:rPr>
          <w:rtl w:val="0"/>
        </w:rPr>
      </w:r>
    </w:p>
    <w:p w:rsidR="00000000" w:rsidDel="00000000" w:rsidP="00000000" w:rsidRDefault="00000000" w:rsidRPr="00000000" w14:paraId="00000190">
      <w:pPr>
        <w:widowControl w:val="1"/>
        <w:numPr>
          <w:ilvl w:val="0"/>
          <w:numId w:val="3"/>
        </w:numPr>
        <w:pBdr>
          <w:top w:space="0" w:sz="0" w:val="nil"/>
          <w:left w:space="0" w:sz="0" w:val="nil"/>
          <w:bottom w:space="0" w:sz="0" w:val="nil"/>
          <w:right w:space="0" w:sz="0" w:val="nil"/>
          <w:between w:space="0" w:sz="0" w:val="nil"/>
        </w:pBdr>
        <w:spacing w:after="90" w:line="300" w:lineRule="auto"/>
        <w:ind w:left="420" w:hanging="210"/>
        <w:rPr/>
      </w:pPr>
      <w:r>
        <w:rPr>
          <w:b w:val="1"/>
          <w:bCs w:val="1"/>
          <w:color w:val="000000"/>
          <w:rtl w:val="0"/>
        </w:rPr>
        <w:t xml:space="preserve">学びの多様化学校は「特別の教育課程」の指定であり、施設基準そのものを緩める制度ではない。土台となる中学校設置認可の施設基準（中学校設置基準）を満たす必要がある。</w:t>
      </w:r>
      <w:r>
        <w:rPr>
          <w:rtl w:val="0"/>
        </w:rPr>
      </w:r>
    </w:p>
    <w:p w:rsidR="00000000" w:rsidDel="00000000" w:rsidP="00000000" w:rsidRDefault="00000000" w:rsidRPr="00000000" w14:paraId="00000191">
      <w:pPr>
        <w:widowControl w:val="1"/>
        <w:numPr>
          <w:ilvl w:val="0"/>
          <w:numId w:val="3"/>
        </w:numPr>
        <w:pBdr>
          <w:top w:space="0" w:sz="0" w:val="nil"/>
          <w:left w:space="0" w:sz="0" w:val="nil"/>
          <w:bottom w:space="0" w:sz="0" w:val="nil"/>
          <w:right w:space="0" w:sz="0" w:val="nil"/>
          <w:between w:space="0" w:sz="0" w:val="nil"/>
        </w:pBdr>
        <w:spacing w:after="90" w:line="300" w:lineRule="auto"/>
        <w:ind w:left="420" w:hanging="210"/>
        <w:rPr/>
      </w:pPr>
      <w:r>
        <w:rPr>
          <w:b w:val="1"/>
          <w:bCs w:val="1"/>
          <w:color w:val="000000"/>
          <w:rtl w:val="0"/>
        </w:rPr>
        <w:t xml:space="preserve">ただし中学校設置基準には最初から強い緩和条項がある。校舎・運動場面積は「特別の事情があり教育上支障がなければ別表未満も可」、運動場・体育館は代替・他施設借用が可能、施設は他校等との共用も可。この特例により、ビル・テナント型・運動場なしの都市型校が現実に成立している。</w:t>
      </w:r>
      <w:ins w:id="9188" w:author="Claude" w:date="2026-10-13T00:00:00Z">
        <w:r>
          <w:rPr>
            <w:b w:val="1"/>
            <w:bCs w:val="1"/>
            <w:color w:val="000000"/>
            <w:rtl w:val="0"/>
          </w:rPr>
          <w:t xml:space="preserve">ただし、これらの例外は学びの多様化学校の指定で自動的に適用されるものではなく、府の設置認可で個別に判断される。</w:t>
        </w:r>
      </w:ins>
      <w:r>
        <w:rPr>
          <w:rtl w:val="0"/>
        </w:rPr>
      </w:r>
    </w:p>
    <w:p w:rsidR="00000000" w:rsidDel="00000000" w:rsidP="00000000" w:rsidRDefault="00000000" w:rsidRPr="00000000" w14:paraId="00000192">
      <w:pPr>
        <w:widowControl w:val="1"/>
        <w:numPr>
          <w:ilvl w:val="0"/>
          <w:numId w:val="3"/>
        </w:numPr>
        <w:pBdr>
          <w:top w:space="0" w:sz="0" w:val="nil"/>
          <w:left w:space="0" w:sz="0" w:val="nil"/>
          <w:bottom w:space="0" w:sz="0" w:val="nil"/>
          <w:right w:space="0" w:sz="0" w:val="nil"/>
          <w:between w:space="0" w:sz="0" w:val="nil"/>
        </w:pBdr>
        <w:spacing w:after="90" w:line="300" w:lineRule="auto"/>
        <w:ind w:left="420" w:hanging="210"/>
        <w:rPr/>
      </w:pPr>
      <w:r>
        <w:rPr>
          <w:b w:val="1"/>
          <w:bCs w:val="1"/>
          <w:color w:val="000000"/>
          <w:rtl w:val="0"/>
        </w:rPr>
        <w:t xml:space="preserve">実在する私立の多様化学校（東京みらい中＝三幸学園、東京シューレ葛飾中）や公立校（大阪市立心和中）はいずれも小規模・都市型。ただし完全な高層ビル1棟型より、低層校舎＋近隣公共施設の運動場借用という組み合わせが主流。</w:t>
      </w:r>
      <w:r>
        <w:rPr>
          <w:rtl w:val="0"/>
        </w:rPr>
      </w:r>
    </w:p>
    <w:p w:rsidR="00000000" w:rsidDel="00000000" w:rsidP="00000000" w:rsidRDefault="00000000" w:rsidRPr="00000000" w14:paraId="00000193">
      <w:pPr>
        <w:pStyle w:val="Heading2"/>
        <w:pageBreakBefore w:val="1"/>
        <w:spacing w:after="180" w:before="340" w:lineRule="auto"/>
        <w:rPr/>
      </w:pPr>
      <w:r>
        <w:rPr>
          <w:b w:val="1"/>
          <w:bCs w:val="1"/>
          <w:color w:val="990011"/>
          <w:rtl w:val="0"/>
        </w:rPr>
        <w:t xml:space="preserve">8.1 通常の中学校との要件比較</w:t>
      </w:r>
      <w:r>
        <w:rPr>
          <w:rtl w:val="0"/>
        </w:rPr>
      </w:r>
    </w:p>
    <w:p w:rsidR="00000000" w:rsidDel="00000000" w:rsidP="00000000" w:rsidRDefault="00000000" w:rsidRPr="00000000" w14:paraId="00000194">
      <w:pPr>
        <w:spacing w:after="130" w:line="320" w:lineRule="auto"/>
        <w:rPr/>
      </w:pPr>
      <w:r>
        <w:rPr>
          <w:rtl w:val="0"/>
        </w:rPr>
        <w:t xml:space="preserve">中学校を設置するには「中学校設置基準」を満たす必要がある。学びの多様化学校も、この基準を土台とした上で教育課程のみ特例を受ける。主要な施設要件を、通常校とビル・テナント型（中学生のみ・小規模）で比較する。</w:t>
      </w:r>
    </w:p>
    <w:p w:rsidR="00000000" w:rsidDel="00000000" w:rsidP="00000000" w:rsidRDefault="00000000" w:rsidRPr="00000000" w14:paraId="00000195">
      <w:pPr>
        <w:spacing w:after="130" w:line="320" w:lineRule="auto"/>
        <w:rPr/>
      </w:pPr>
      <w:r>
        <w:rPr>
          <w:rtl w:val="0"/>
        </w:rPr>
        <w:t xml:space="preserve">なお、定員30人×3学年で想定すると、校舎面積は900㎡ 以上必要。（600㎡＋6㎡ × 50人）</w:t>
      </w:r>
      <w:ins w:id="9189" w:author="Claude" w:date="2026-10-13T00:00:00Z">
        <w:r>
          <w:rPr>
            <w:rtl w:val="0"/>
          </w:rPr>
          <w:t xml:space="preserve">運動場は原則3,600㎡。</w:t>
        </w:r>
      </w:ins>
    </w:p>
    <w:p w:rsidR="00000000" w:rsidDel="00000000" w:rsidP="00000000" w:rsidRDefault="00000000" w:rsidRPr="00000000" w14:paraId="00000196">
      <w:pPr>
        <w:spacing w:after="130" w:line="320" w:lineRule="auto"/>
        <w:rPr/>
      </w:pPr>
      <w:r>
        <w:rPr>
          <w:rtl w:val="0"/>
        </w:rPr>
      </w:r>
    </w:p>
    <w:p w:rsidR="00000000" w:rsidDel="00000000" w:rsidP="00000000" w:rsidRDefault="00000000" w:rsidRPr="00000000" w14:paraId="00000197">
      <w:pPr>
        <w:spacing w:after="130" w:line="320" w:lineRule="auto"/>
        <w:rPr/>
      </w:pPr>
      <w:r>
        <w:rPr>
          <w:rtl w:val="0"/>
        </w:rPr>
        <w:t xml:space="preserve">＜設置が必要な施設＞</w:t>
      </w:r>
    </w:p>
    <w:p w:rsidR="00000000" w:rsidDel="00000000" w:rsidP="00000000" w:rsidRDefault="00000000" w:rsidRPr="00000000" w14:paraId="00000198">
      <w:pPr>
        <w:spacing w:after="130" w:line="320" w:lineRule="auto"/>
        <w:rPr/>
      </w:pPr>
      <w:r>
        <w:rPr>
          <w:rtl w:val="0"/>
        </w:rPr>
        <w:t xml:space="preserve">・普通教室 × 3</w:t>
      </w:r>
    </w:p>
    <w:p w:rsidR="00000000" w:rsidDel="00000000" w:rsidP="00000000" w:rsidRDefault="00000000" w:rsidRPr="00000000" w14:paraId="00000199">
      <w:pPr>
        <w:spacing w:after="130" w:line="320" w:lineRule="auto"/>
        <w:rPr/>
      </w:pPr>
      <w:r>
        <w:rPr>
          <w:rtl w:val="0"/>
        </w:rPr>
        <w:t xml:space="preserve">・特別教室×2（モノづくり系1、アート系1　最低要件ではないが、実働として必要）</w:t>
      </w:r>
    </w:p>
    <w:p w:rsidR="00000000" w:rsidDel="00000000" w:rsidP="00000000" w:rsidRDefault="00000000" w:rsidRPr="00000000" w14:paraId="0000019A">
      <w:pPr>
        <w:spacing w:after="130" w:line="320" w:lineRule="auto"/>
        <w:rPr/>
      </w:pPr>
      <w:r>
        <w:rPr>
          <w:rtl w:val="0"/>
        </w:rPr>
        <w:t xml:space="preserve">・保健室</w:t>
      </w:r>
    </w:p>
    <w:p w:rsidR="00000000" w:rsidDel="00000000" w:rsidP="00000000" w:rsidRDefault="00000000" w:rsidRPr="00000000" w14:paraId="0000019B">
      <w:pPr>
        <w:spacing w:after="130" w:line="320" w:lineRule="auto"/>
        <w:rPr/>
      </w:pPr>
      <w:r>
        <w:rPr>
          <w:rtl w:val="0"/>
        </w:rPr>
        <w:t xml:space="preserve">・図書スペース（フリースクール・通信制高校などでは、オープンスペースにする場合が多い）</w:t>
      </w:r>
      <w:ins w:id="9190" w:author="Claude" w:date="2026-10-13T00:00:00Z">
        <w:r>
          <w:rPr>
            <w:rtl w:val="0"/>
          </w:rPr>
          <w:t xml:space="preserve">共用・オープンスペース化は利用可能性・管理・府の判断を確認する。</w:t>
        </w:r>
      </w:ins>
    </w:p>
    <w:p w:rsidR="00000000" w:rsidDel="00000000" w:rsidP="00000000" w:rsidRDefault="00000000" w:rsidRPr="00000000" w14:paraId="0000019C">
      <w:pPr>
        <w:spacing w:after="130" w:line="320" w:lineRule="auto"/>
        <w:rPr/>
      </w:pPr>
      <w:r>
        <w:rPr>
          <w:rtl w:val="0"/>
        </w:rPr>
        <w:t xml:space="preserve">・職員室　※ 学校と塾で機能を共用可否の確認が必要。無理なら塾用のカウンター設置が必要</w:t>
      </w:r>
      <w:ins w:id="9191" w:author="Claude" w:date="2026-10-13T00:00:00Z">
        <w:r>
          <w:rPr>
            <w:rtl w:val="0"/>
          </w:rPr>
          <w:t xml:space="preserve">学校の相談・補習・居場所・職員会議の時間を、塾の開始時刻によって失わないよう設計する。</w:t>
        </w:r>
      </w:ins>
    </w:p>
    <w:p w:rsidR="00000000" w:rsidDel="00000000" w:rsidP="00000000" w:rsidRDefault="00000000" w:rsidRPr="00000000" w14:paraId="0000019D">
      <w:pPr>
        <w:spacing w:after="130" w:line="320" w:lineRule="auto"/>
        <w:rPr/>
      </w:pPr>
      <w:r>
        <w:rPr>
          <w:rtl w:val="0"/>
        </w:rPr>
        <w:t xml:space="preserve">・応接室</w:t>
      </w:r>
    </w:p>
    <w:p w:rsidR="00000000" w:rsidDel="00000000" w:rsidP="00000000" w:rsidRDefault="00000000" w:rsidRPr="00000000" w14:paraId="0000019E">
      <w:pPr>
        <w:spacing w:after="130" w:line="320" w:lineRule="auto"/>
        <w:rPr/>
      </w:pPr>
      <w:r>
        <w:rPr>
          <w:rtl w:val="0"/>
        </w:rPr>
      </w:r>
    </w:p>
    <w:tbl>
      <w:tblPr>
        <w:tblStyle w:val="Table1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5"/>
        <w:gridCol w:w="3045"/>
        <w:gridCol w:w="4650"/>
        <w:tblGridChange w:id="0">
          <w:tblGrid>
            <w:gridCol w:w="1905"/>
            <w:gridCol w:w="3045"/>
            <w:gridCol w:w="4650"/>
          </w:tblGrid>
        </w:tblGridChange>
      </w:tblGrid>
      <w:tr>
        <w:trPr>
          <w:cantSplit w:val="0"/>
          <w:tblHeader w:val="1"/>
        </w:trPr>
        <w:tc>
          <w:tcPr>
            <w:shd w:fill="1e2761" w:val="clear"/>
            <w:tcMar>
              <w:top w:w="55.0" w:type="dxa"/>
              <w:left w:w="80.0" w:type="dxa"/>
              <w:bottom w:w="55.0" w:type="dxa"/>
              <w:right w:w="80.0" w:type="dxa"/>
            </w:tcMar>
          </w:tcPr>
          <w:p w:rsidR="00000000" w:rsidDel="00000000" w:rsidP="00000000" w:rsidRDefault="00000000" w:rsidRPr="00000000" w14:paraId="0000019F">
            <w:pPr>
              <w:jc w:val="center"/>
              <w:rPr/>
            </w:pPr>
            <w:r>
              <w:rPr>
                <w:b w:val="1"/>
                <w:bCs w:val="1"/>
                <w:color w:val="ffffff"/>
                <w:sz w:val="17"/>
                <w:szCs w:val="17"/>
                <w:rtl w:val="0"/>
              </w:rPr>
              <w:t xml:space="preserve">項目</w:t>
            </w:r>
            <w:r>
              <w:rPr>
                <w:rtl w:val="0"/>
              </w:rPr>
            </w:r>
          </w:p>
        </w:tc>
        <w:tc>
          <w:tcPr>
            <w:shd w:fill="1e2761" w:val="clear"/>
            <w:tcMar>
              <w:top w:w="55.0" w:type="dxa"/>
              <w:left w:w="80.0" w:type="dxa"/>
              <w:bottom w:w="55.0" w:type="dxa"/>
              <w:right w:w="80.0" w:type="dxa"/>
            </w:tcMar>
          </w:tcPr>
          <w:p w:rsidR="00000000" w:rsidDel="00000000" w:rsidP="00000000" w:rsidRDefault="00000000" w:rsidRPr="00000000" w14:paraId="000001A0">
            <w:pPr>
              <w:jc w:val="center"/>
              <w:rPr/>
            </w:pPr>
            <w:r>
              <w:rPr>
                <w:b w:val="1"/>
                <w:bCs w:val="1"/>
                <w:color w:val="ffffff"/>
                <w:sz w:val="17"/>
                <w:szCs w:val="17"/>
                <w:rtl w:val="0"/>
              </w:rPr>
              <w:t xml:space="preserve">通常の中学校（設置基準）</w:t>
            </w:r>
            <w:r>
              <w:rPr>
                <w:rtl w:val="0"/>
              </w:rPr>
            </w:r>
          </w:p>
        </w:tc>
        <w:tc>
          <w:tcPr>
            <w:shd w:fill="1e2761" w:val="clear"/>
            <w:tcMar>
              <w:top w:w="55.0" w:type="dxa"/>
              <w:left w:w="80.0" w:type="dxa"/>
              <w:bottom w:w="55.0" w:type="dxa"/>
              <w:right w:w="80.0" w:type="dxa"/>
            </w:tcMar>
          </w:tcPr>
          <w:p w:rsidR="00000000" w:rsidDel="00000000" w:rsidP="00000000" w:rsidRDefault="00000000" w:rsidRPr="00000000" w14:paraId="000001A1">
            <w:pPr>
              <w:jc w:val="center"/>
              <w:rPr/>
            </w:pPr>
            <w:r>
              <w:rPr>
                <w:b w:val="1"/>
                <w:bCs w:val="1"/>
                <w:color w:val="ffffff"/>
                <w:sz w:val="17"/>
                <w:szCs w:val="17"/>
                <w:rtl w:val="0"/>
              </w:rPr>
              <w:t xml:space="preserve">多様化学校・ビル/テナント型で想定</w:t>
            </w:r>
            <w:r>
              <w:rPr>
                <w:rtl w:val="0"/>
              </w:rPr>
            </w:r>
          </w:p>
        </w:tc>
      </w:tr>
      <w:tr>
        <w:trPr>
          <w:cantSplit w:val="0"/>
          <w:tblHeader w:val="0"/>
        </w:trPr>
        <w:tc>
          <w:tcPr>
            <w:tcMar>
              <w:top w:w="55.0" w:type="dxa"/>
              <w:left w:w="80.0" w:type="dxa"/>
              <w:bottom w:w="55.0" w:type="dxa"/>
              <w:right w:w="80.0" w:type="dxa"/>
            </w:tcMar>
          </w:tcPr>
          <w:p w:rsidR="00000000" w:rsidDel="00000000" w:rsidP="00000000" w:rsidRDefault="00000000" w:rsidRPr="00000000" w14:paraId="000001A2">
            <w:pPr>
              <w:rPr/>
            </w:pPr>
            <w:r>
              <w:rPr>
                <w:color w:val="000000"/>
                <w:sz w:val="17"/>
                <w:szCs w:val="17"/>
                <w:rtl w:val="0"/>
              </w:rPr>
              <w:t xml:space="preserve">1学級の生徒数</w:t>
            </w:r>
            <w:r>
              <w:rPr>
                <w:rtl w:val="0"/>
              </w:rPr>
            </w:r>
          </w:p>
        </w:tc>
        <w:tc>
          <w:tcPr>
            <w:tcMar>
              <w:top w:w="55.0" w:type="dxa"/>
              <w:left w:w="80.0" w:type="dxa"/>
              <w:bottom w:w="55.0" w:type="dxa"/>
              <w:right w:w="80.0" w:type="dxa"/>
            </w:tcMar>
          </w:tcPr>
          <w:p w:rsidR="00000000" w:rsidDel="00000000" w:rsidP="00000000" w:rsidRDefault="00000000" w:rsidRPr="00000000" w14:paraId="000001A3">
            <w:pPr>
              <w:rPr/>
            </w:pPr>
            <w:r>
              <w:rPr>
                <w:color w:val="000000"/>
                <w:sz w:val="17"/>
                <w:szCs w:val="17"/>
                <w:rtl w:val="0"/>
              </w:rPr>
              <w:t xml:space="preserve">40人以下（第4条）</w:t>
            </w:r>
            <w:r>
              <w:rPr>
                <w:rtl w:val="0"/>
              </w:rPr>
            </w:r>
          </w:p>
        </w:tc>
        <w:tc>
          <w:tcPr>
            <w:tcMar>
              <w:top w:w="55.0" w:type="dxa"/>
              <w:left w:w="80.0" w:type="dxa"/>
              <w:bottom w:w="55.0" w:type="dxa"/>
              <w:right w:w="80.0" w:type="dxa"/>
            </w:tcMar>
          </w:tcPr>
          <w:p w:rsidR="00000000" w:rsidDel="00000000" w:rsidP="00000000" w:rsidRDefault="00000000" w:rsidRPr="00000000" w14:paraId="000001A4">
            <w:pPr>
              <w:rPr/>
            </w:pPr>
            <w:r>
              <w:rPr>
                <w:color w:val="000000"/>
                <w:sz w:val="17"/>
                <w:szCs w:val="17"/>
                <w:rtl w:val="0"/>
              </w:rPr>
              <w:t xml:space="preserve">同じ40人以下だが、特別の事情があれば少人数編制が明記可能。実際は1学級10〜20人が多い</w:t>
            </w:r>
            <w:r>
              <w:rPr>
                <w:rtl w:val="0"/>
              </w:rPr>
            </w:r>
          </w:p>
        </w:tc>
      </w:tr>
      <w:tr>
        <w:trPr>
          <w:cantSplit w:val="0"/>
          <w:tblHeader w:val="0"/>
        </w:trPr>
        <w:tc>
          <w:tcPr>
            <w:shd w:fill="edf0fa" w:val="clear"/>
            <w:tcMar>
              <w:top w:w="55.0" w:type="dxa"/>
              <w:left w:w="80.0" w:type="dxa"/>
              <w:bottom w:w="55.0" w:type="dxa"/>
              <w:right w:w="80.0" w:type="dxa"/>
            </w:tcMar>
          </w:tcPr>
          <w:p w:rsidR="00000000" w:rsidDel="00000000" w:rsidP="00000000" w:rsidRDefault="00000000" w:rsidRPr="00000000" w14:paraId="000001A5">
            <w:pPr>
              <w:rPr/>
            </w:pPr>
            <w:r>
              <w:rPr>
                <w:color w:val="000000"/>
                <w:sz w:val="17"/>
                <w:szCs w:val="17"/>
                <w:rtl w:val="0"/>
              </w:rPr>
              <w:t xml:space="preserve">校舎面積</w:t>
            </w:r>
            <w:r>
              <w:rPr>
                <w:rtl w:val="0"/>
              </w:rPr>
            </w:r>
          </w:p>
        </w:tc>
        <w:tc>
          <w:tcPr>
            <w:shd w:fill="edf0fa" w:val="clear"/>
            <w:tcMar>
              <w:top w:w="55.0" w:type="dxa"/>
              <w:left w:w="80.0" w:type="dxa"/>
              <w:bottom w:w="55.0" w:type="dxa"/>
              <w:right w:w="80.0" w:type="dxa"/>
            </w:tcMar>
          </w:tcPr>
          <w:p w:rsidR="00000000" w:rsidDel="00000000" w:rsidP="00000000" w:rsidRDefault="00000000" w:rsidRPr="00000000" w14:paraId="000001A6">
            <w:pPr>
              <w:rPr/>
            </w:pPr>
            <w:r>
              <w:rPr>
                <w:color w:val="000000"/>
                <w:sz w:val="17"/>
                <w:szCs w:val="17"/>
                <w:rtl w:val="0"/>
              </w:rPr>
              <w:t xml:space="preserve">別表：生徒40人以下=600㎡／60人=720㎡／120人=1,080㎡（第8条）</w:t>
            </w:r>
            <w:r>
              <w:rPr>
                <w:rtl w:val="0"/>
              </w:rPr>
            </w:r>
          </w:p>
        </w:tc>
        <w:tc>
          <w:tcPr>
            <w:shd w:fill="edf0fa" w:val="clear"/>
            <w:tcMar>
              <w:top w:w="55.0" w:type="dxa"/>
              <w:left w:w="80.0" w:type="dxa"/>
              <w:bottom w:w="55.0" w:type="dxa"/>
              <w:right w:w="80.0" w:type="dxa"/>
            </w:tcMar>
          </w:tcPr>
          <w:p w:rsidR="00000000" w:rsidDel="00000000" w:rsidP="00000000" w:rsidRDefault="00000000" w:rsidRPr="00000000" w14:paraId="000001A7">
            <w:pPr>
              <w:rPr/>
            </w:pPr>
            <w:r>
              <w:rPr>
                <w:color w:val="000000"/>
                <w:sz w:val="17"/>
                <w:szCs w:val="17"/>
                <w:rtl w:val="0"/>
              </w:rPr>
              <w:t xml:space="preserve">第8条ただし書きで別表未満も可。少人数なら数百㎡のフロアで成立しうる</w:t>
            </w:r>
            <w:r>
              <w:rPr>
                <w:rtl w:val="0"/>
              </w:rPr>
            </w:r>
          </w:p>
        </w:tc>
      </w:tr>
      <w:tr>
        <w:trPr>
          <w:cantSplit w:val="0"/>
          <w:tblHeader w:val="0"/>
        </w:trPr>
        <w:tc>
          <w:tcPr>
            <w:tcMar>
              <w:top w:w="55.0" w:type="dxa"/>
              <w:left w:w="80.0" w:type="dxa"/>
              <w:bottom w:w="55.0" w:type="dxa"/>
              <w:right w:w="80.0" w:type="dxa"/>
            </w:tcMar>
          </w:tcPr>
          <w:p w:rsidR="00000000" w:rsidDel="00000000" w:rsidP="00000000" w:rsidRDefault="00000000" w:rsidRPr="00000000" w14:paraId="000001A8">
            <w:pPr>
              <w:rPr/>
            </w:pPr>
            <w:r>
              <w:rPr>
                <w:color w:val="000000"/>
                <w:sz w:val="17"/>
                <w:szCs w:val="17"/>
                <w:rtl w:val="0"/>
              </w:rPr>
              <w:t xml:space="preserve">運動場面積</w:t>
            </w:r>
            <w:r>
              <w:rPr>
                <w:rtl w:val="0"/>
              </w:rPr>
            </w:r>
          </w:p>
        </w:tc>
        <w:tc>
          <w:tcPr>
            <w:tcMar>
              <w:top w:w="55.0" w:type="dxa"/>
              <w:left w:w="80.0" w:type="dxa"/>
              <w:bottom w:w="55.0" w:type="dxa"/>
              <w:right w:w="80.0" w:type="dxa"/>
            </w:tcMar>
          </w:tcPr>
          <w:p w:rsidR="00000000" w:rsidDel="00000000" w:rsidP="00000000" w:rsidRDefault="00000000" w:rsidRPr="00000000" w14:paraId="000001A9">
            <w:pPr>
              <w:rPr/>
            </w:pPr>
            <w:r>
              <w:rPr>
                <w:color w:val="000000"/>
                <w:sz w:val="17"/>
                <w:szCs w:val="17"/>
                <w:rtl w:val="0"/>
              </w:rPr>
              <w:t xml:space="preserve">別表：生徒240人以下=3,600㎡（第8条）</w:t>
            </w:r>
            <w:r>
              <w:rPr>
                <w:rtl w:val="0"/>
              </w:rPr>
            </w:r>
          </w:p>
        </w:tc>
        <w:tc>
          <w:tcPr>
            <w:tcMar>
              <w:top w:w="55.0" w:type="dxa"/>
              <w:left w:w="80.0" w:type="dxa"/>
              <w:bottom w:w="55.0" w:type="dxa"/>
              <w:right w:w="80.0" w:type="dxa"/>
            </w:tcMar>
          </w:tcPr>
          <w:p w:rsidR="00000000" w:rsidDel="00000000" w:rsidP="00000000" w:rsidRDefault="00000000" w:rsidRPr="00000000" w14:paraId="000001AA">
            <w:pPr>
              <w:rPr/>
            </w:pPr>
            <w:del w:id="9192" w:author="Claude" w:date="2026-10-13T00:00:00Z">
              <w:r>
                <w:rPr>
                  <w:color w:val="000000"/>
                  <w:sz w:val="17"/>
                  <w:szCs w:val="17"/>
                  <w:rtl w:val="0"/>
                </w:rPr>
                <w:delText xml:space="preserve">第8条ただし書き＋第9条で、近隣の公園・公共体育施設の借用等により自前確保を回避できる</w:delText>
              </w:r>
            </w:del>
            <w:ins w:id="9193" w:author="Claude" w:date="2026-10-13T00:00:00Z">
              <w:r>
                <w:rPr>
                  <w:color w:val="000000"/>
                  <w:sz w:val="17"/>
                  <w:szCs w:val="17"/>
                  <w:rtl w:val="0"/>
                </w:rPr>
                <w:t xml:space="preserve">第8条ただし書き（面積・位置）と第12条（他施設の使用）の扱いを府と協議する。第9条は校舎内の必要施設の規定であり、外部運動場利用の根拠にはしない</w:t>
              </w:r>
            </w:ins>
            <w:r>
              <w:rPr>
                <w:rtl w:val="0"/>
              </w:rPr>
            </w:r>
          </w:p>
        </w:tc>
      </w:tr>
      <w:tr>
        <w:trPr>
          <w:cantSplit w:val="0"/>
          <w:tblHeader w:val="0"/>
        </w:trPr>
        <w:tc>
          <w:tcPr>
            <w:shd w:fill="edf0fa" w:val="clear"/>
            <w:tcMar>
              <w:top w:w="55.0" w:type="dxa"/>
              <w:left w:w="80.0" w:type="dxa"/>
              <w:bottom w:w="55.0" w:type="dxa"/>
              <w:right w:w="80.0" w:type="dxa"/>
            </w:tcMar>
          </w:tcPr>
          <w:p w:rsidR="00000000" w:rsidDel="00000000" w:rsidP="00000000" w:rsidRDefault="00000000" w:rsidRPr="00000000" w14:paraId="000001AB">
            <w:pPr>
              <w:rPr/>
            </w:pPr>
            <w:r>
              <w:rPr>
                <w:color w:val="000000"/>
                <w:sz w:val="17"/>
                <w:szCs w:val="17"/>
                <w:rtl w:val="0"/>
              </w:rPr>
              <w:t xml:space="preserve">校舎の必置施設</w:t>
            </w:r>
            <w:r>
              <w:rPr>
                <w:rtl w:val="0"/>
              </w:rPr>
            </w:r>
          </w:p>
        </w:tc>
        <w:tc>
          <w:tcPr>
            <w:shd w:fill="edf0fa" w:val="clear"/>
            <w:tcMar>
              <w:top w:w="55.0" w:type="dxa"/>
              <w:left w:w="80.0" w:type="dxa"/>
              <w:bottom w:w="55.0" w:type="dxa"/>
              <w:right w:w="80.0" w:type="dxa"/>
            </w:tcMar>
          </w:tcPr>
          <w:p w:rsidR="00000000" w:rsidDel="00000000" w:rsidP="00000000" w:rsidRDefault="00000000" w:rsidRPr="00000000" w14:paraId="000001AC">
            <w:pPr>
              <w:rPr/>
            </w:pPr>
            <w:r>
              <w:rPr>
                <w:color w:val="000000"/>
                <w:sz w:val="17"/>
                <w:szCs w:val="17"/>
                <w:rtl w:val="0"/>
              </w:rPr>
              <w:t xml:space="preserve">教室・図書室・保健室・職員室（第9条）</w:t>
            </w:r>
            <w:r>
              <w:rPr>
                <w:rtl w:val="0"/>
              </w:rPr>
            </w:r>
          </w:p>
        </w:tc>
        <w:tc>
          <w:tcPr>
            <w:shd w:fill="edf0fa" w:val="clear"/>
            <w:tcMar>
              <w:top w:w="55.0" w:type="dxa"/>
              <w:left w:w="80.0" w:type="dxa"/>
              <w:bottom w:w="55.0" w:type="dxa"/>
              <w:right w:w="80.0" w:type="dxa"/>
            </w:tcMar>
          </w:tcPr>
          <w:p w:rsidR="00000000" w:rsidDel="00000000" w:rsidP="00000000" w:rsidRDefault="00000000" w:rsidRPr="00000000" w14:paraId="000001AD">
            <w:pPr>
              <w:rPr/>
            </w:pPr>
            <w:r>
              <w:rPr>
                <w:color w:val="000000"/>
                <w:sz w:val="17"/>
                <w:szCs w:val="17"/>
                <w:rtl w:val="0"/>
              </w:rPr>
              <w:t xml:space="preserve">同じ。ビル内でも各室の確保は必須（保健室・職員室は省略不可）</w:t>
            </w:r>
            <w:r>
              <w:rPr>
                <w:rtl w:val="0"/>
              </w:rPr>
            </w:r>
          </w:p>
        </w:tc>
      </w:tr>
      <w:tr>
        <w:trPr>
          <w:cantSplit w:val="0"/>
          <w:tblHeader w:val="0"/>
        </w:trPr>
        <w:tc>
          <w:tcPr>
            <w:tcMar>
              <w:top w:w="55.0" w:type="dxa"/>
              <w:left w:w="80.0" w:type="dxa"/>
              <w:bottom w:w="55.0" w:type="dxa"/>
              <w:right w:w="80.0" w:type="dxa"/>
            </w:tcMar>
          </w:tcPr>
          <w:p w:rsidR="00000000" w:rsidDel="00000000" w:rsidP="00000000" w:rsidRDefault="00000000" w:rsidRPr="00000000" w14:paraId="000001AE">
            <w:pPr>
              <w:rPr/>
            </w:pPr>
            <w:r>
              <w:rPr>
                <w:color w:val="000000"/>
                <w:sz w:val="17"/>
                <w:szCs w:val="17"/>
                <w:rtl w:val="0"/>
              </w:rPr>
              <w:t xml:space="preserve">体育館</w:t>
            </w:r>
            <w:r>
              <w:rPr>
                <w:rtl w:val="0"/>
              </w:rPr>
            </w:r>
          </w:p>
        </w:tc>
        <w:tc>
          <w:tcPr>
            <w:tcMar>
              <w:top w:w="55.0" w:type="dxa"/>
              <w:left w:w="80.0" w:type="dxa"/>
              <w:bottom w:w="55.0" w:type="dxa"/>
              <w:right w:w="80.0" w:type="dxa"/>
            </w:tcMar>
          </w:tcPr>
          <w:p w:rsidR="00000000" w:rsidDel="00000000" w:rsidP="00000000" w:rsidRDefault="00000000" w:rsidRPr="00000000" w14:paraId="000001AF">
            <w:pPr>
              <w:rPr/>
            </w:pPr>
            <w:r>
              <w:rPr>
                <w:color w:val="000000"/>
                <w:sz w:val="17"/>
                <w:szCs w:val="17"/>
                <w:rtl w:val="0"/>
              </w:rPr>
              <w:t xml:space="preserve">備えるものとする。ただし特別の事情で例外可（第10条）</w:t>
            </w:r>
            <w:r>
              <w:rPr>
                <w:rtl w:val="0"/>
              </w:rPr>
            </w:r>
          </w:p>
        </w:tc>
        <w:tc>
          <w:tcPr>
            <w:tcMar>
              <w:top w:w="55.0" w:type="dxa"/>
              <w:left w:w="80.0" w:type="dxa"/>
              <w:bottom w:w="55.0" w:type="dxa"/>
              <w:right w:w="80.0" w:type="dxa"/>
            </w:tcMar>
          </w:tcPr>
          <w:p w:rsidR="00000000" w:rsidDel="00000000" w:rsidP="00000000" w:rsidRDefault="00000000" w:rsidRPr="00000000" w14:paraId="000001B0">
            <w:pPr>
              <w:rPr/>
            </w:pPr>
            <w:r>
              <w:rPr>
                <w:color w:val="000000"/>
                <w:sz w:val="17"/>
                <w:szCs w:val="17"/>
                <w:rtl w:val="0"/>
              </w:rPr>
              <w:t xml:space="preserve">近隣の公共体育館・民間施設の利用で代替する運用が可能</w:t>
            </w:r>
            <w:r>
              <w:rPr>
                <w:rtl w:val="0"/>
              </w:rPr>
            </w:r>
          </w:p>
        </w:tc>
      </w:tr>
      <w:tr>
        <w:trPr>
          <w:cantSplit w:val="0"/>
          <w:tblHeader w:val="0"/>
        </w:trPr>
        <w:tc>
          <w:tcPr>
            <w:shd w:fill="edf0fa" w:val="clear"/>
            <w:tcMar>
              <w:top w:w="55.0" w:type="dxa"/>
              <w:left w:w="80.0" w:type="dxa"/>
              <w:bottom w:w="55.0" w:type="dxa"/>
              <w:right w:w="80.0" w:type="dxa"/>
            </w:tcMar>
          </w:tcPr>
          <w:p w:rsidR="00000000" w:rsidDel="00000000" w:rsidP="00000000" w:rsidRDefault="00000000" w:rsidRPr="00000000" w14:paraId="000001B1">
            <w:pPr>
              <w:rPr/>
            </w:pPr>
            <w:r>
              <w:rPr>
                <w:color w:val="000000"/>
                <w:sz w:val="17"/>
                <w:szCs w:val="17"/>
                <w:rtl w:val="0"/>
              </w:rPr>
              <w:t xml:space="preserve">他施設の使用</w:t>
            </w:r>
            <w:r>
              <w:rPr>
                <w:rtl w:val="0"/>
              </w:rPr>
            </w:r>
          </w:p>
        </w:tc>
        <w:tc>
          <w:tcPr>
            <w:shd w:fill="edf0fa" w:val="clear"/>
            <w:tcMar>
              <w:top w:w="55.0" w:type="dxa"/>
              <w:left w:w="80.0" w:type="dxa"/>
              <w:bottom w:w="55.0" w:type="dxa"/>
              <w:right w:w="80.0" w:type="dxa"/>
            </w:tcMar>
          </w:tcPr>
          <w:p w:rsidR="00000000" w:rsidDel="00000000" w:rsidP="00000000" w:rsidRDefault="00000000" w:rsidRPr="00000000" w14:paraId="000001B2">
            <w:pPr>
              <w:rPr/>
            </w:pPr>
            <w:r>
              <w:rPr>
                <w:color w:val="000000"/>
                <w:sz w:val="17"/>
                <w:szCs w:val="17"/>
                <w:rtl w:val="0"/>
              </w:rPr>
              <w:t xml:space="preserve">特別の事情があれば他の学校等の施設・設備を使用可（第12条）</w:t>
            </w:r>
            <w:r>
              <w:rPr>
                <w:rtl w:val="0"/>
              </w:rPr>
            </w:r>
          </w:p>
        </w:tc>
        <w:tc>
          <w:tcPr>
            <w:shd w:fill="edf0fa" w:val="clear"/>
            <w:tcMar>
              <w:top w:w="55.0" w:type="dxa"/>
              <w:left w:w="80.0" w:type="dxa"/>
              <w:bottom w:w="55.0" w:type="dxa"/>
              <w:right w:w="80.0" w:type="dxa"/>
            </w:tcMar>
          </w:tcPr>
          <w:p w:rsidR="00000000" w:rsidDel="00000000" w:rsidP="00000000" w:rsidRDefault="00000000" w:rsidRPr="00000000" w14:paraId="000001B3">
            <w:pPr>
              <w:rPr/>
            </w:pPr>
            <w:r>
              <w:rPr>
                <w:color w:val="000000"/>
                <w:sz w:val="17"/>
                <w:szCs w:val="17"/>
                <w:rtl w:val="0"/>
              </w:rPr>
              <w:t xml:space="preserve">この条文が都市型・テナント型の法的根拠。母体法人の他校施設や公共施設と共用できる</w:t>
            </w:r>
            <w:r>
              <w:rPr>
                <w:rtl w:val="0"/>
              </w:rPr>
            </w:r>
          </w:p>
        </w:tc>
      </w:tr>
      <w:tr>
        <w:trPr>
          <w:cantSplit w:val="0"/>
          <w:tblHeader w:val="0"/>
        </w:trPr>
        <w:tc>
          <w:tcPr>
            <w:tcMar>
              <w:top w:w="55.0" w:type="dxa"/>
              <w:left w:w="80.0" w:type="dxa"/>
              <w:bottom w:w="55.0" w:type="dxa"/>
              <w:right w:w="80.0" w:type="dxa"/>
            </w:tcMar>
          </w:tcPr>
          <w:p w:rsidR="00000000" w:rsidDel="00000000" w:rsidP="00000000" w:rsidRDefault="00000000" w:rsidRPr="00000000" w14:paraId="000001B4">
            <w:pPr>
              <w:rPr/>
            </w:pPr>
            <w:r>
              <w:rPr>
                <w:color w:val="000000"/>
                <w:sz w:val="17"/>
                <w:szCs w:val="17"/>
                <w:rtl w:val="0"/>
              </w:rPr>
              <w:t xml:space="preserve">校舎・運動場の位置</w:t>
            </w:r>
            <w:r>
              <w:rPr>
                <w:rtl w:val="0"/>
              </w:rPr>
            </w:r>
          </w:p>
        </w:tc>
        <w:tc>
          <w:tcPr>
            <w:tcMar>
              <w:top w:w="55.0" w:type="dxa"/>
              <w:left w:w="80.0" w:type="dxa"/>
              <w:bottom w:w="55.0" w:type="dxa"/>
              <w:right w:w="80.0" w:type="dxa"/>
            </w:tcMar>
          </w:tcPr>
          <w:p w:rsidR="00000000" w:rsidDel="00000000" w:rsidP="00000000" w:rsidRDefault="00000000" w:rsidRPr="00000000" w14:paraId="000001B5">
            <w:pPr>
              <w:rPr/>
            </w:pPr>
            <w:r>
              <w:rPr>
                <w:color w:val="000000"/>
                <w:sz w:val="17"/>
                <w:szCs w:val="17"/>
                <w:rtl w:val="0"/>
              </w:rPr>
              <w:t xml:space="preserve">原則同一敷地または隣接。特別の事情があれば別の場所でも可（第8条2項）</w:t>
            </w:r>
            <w:r>
              <w:rPr>
                <w:rtl w:val="0"/>
              </w:rPr>
            </w:r>
          </w:p>
        </w:tc>
        <w:tc>
          <w:tcPr>
            <w:tcMar>
              <w:top w:w="55.0" w:type="dxa"/>
              <w:left w:w="80.0" w:type="dxa"/>
              <w:bottom w:w="55.0" w:type="dxa"/>
              <w:right w:w="80.0" w:type="dxa"/>
            </w:tcMar>
          </w:tcPr>
          <w:p w:rsidR="00000000" w:rsidDel="00000000" w:rsidP="00000000" w:rsidRDefault="00000000" w:rsidRPr="00000000" w14:paraId="000001B6">
            <w:pPr>
              <w:rPr/>
            </w:pPr>
            <w:r>
              <w:rPr>
                <w:color w:val="000000"/>
                <w:sz w:val="17"/>
                <w:szCs w:val="17"/>
                <w:rtl w:val="0"/>
              </w:rPr>
              <w:t xml:space="preserve">運動場を別の場所（近隣公園等）に置く前提が組める</w:t>
            </w:r>
            <w:r>
              <w:rPr>
                <w:rtl w:val="0"/>
              </w:rPr>
            </w:r>
          </w:p>
        </w:tc>
      </w:tr>
    </w:tbl>
    <w:p w:rsidR="00000000" w:rsidDel="00000000" w:rsidP="00000000" w:rsidRDefault="00000000" w:rsidRPr="00000000" w14:paraId="000001B7">
      <w:pPr>
        <w:spacing w:after="110" w:lineRule="auto"/>
        <w:rPr/>
      </w:pPr>
      <w:r>
        <w:rPr>
          <w:color w:val="595959"/>
          <w:sz w:val="16"/>
          <w:szCs w:val="16"/>
          <w:rtl w:val="0"/>
        </w:rPr>
        <w:t xml:space="preserve">※面積の別表（校舎）：40人以下600㎡、41〜480人は600＋6×(生徒数−40)㎡、481人以上は3,240＋4×(生徒数−480)㎡。運動場：240人以下3,600㎡、241〜720人は3,600＋10×(生徒数−240)㎡。</w:t>
      </w:r>
      <w:r>
        <w:rPr>
          <w:rtl w:val="0"/>
        </w:rPr>
      </w:r>
    </w:p>
    <w:p w:rsidR="00000000" w:rsidDel="00000000" w:rsidP="00000000" w:rsidRDefault="00000000" w:rsidRPr="00000000" w14:paraId="000001B8">
      <w:pPr>
        <w:pStyle w:val="Heading2"/>
        <w:spacing w:after="140" w:before="240" w:lineRule="auto"/>
        <w:rPr>
          <w:b w:val="1"/>
          <w:bCs w:val="1"/>
          <w:color w:val="990011"/>
          <w:sz w:val="24"/>
          <w:szCs w:val="24"/>
        </w:rPr>
      </w:pPr>
      <w:r>
        <w:br w:type="page"/>
      </w:r>
      <w:r>
        <w:rPr>
          <w:rtl w:val="0"/>
        </w:rPr>
      </w:r>
    </w:p>
    <w:p w:rsidR="00000000" w:rsidDel="00000000" w:rsidP="00000000" w:rsidRDefault="00000000" w:rsidRPr="00000000" w14:paraId="000001B9">
      <w:pPr>
        <w:pStyle w:val="Heading3"/>
        <w:spacing w:after="140" w:before="240" w:lineRule="auto"/>
        <w:rPr/>
      </w:pPr>
      <w:r>
        <w:rPr>
          <w:b w:val="1"/>
          <w:bCs w:val="1"/>
          <w:color w:val="595959"/>
          <w:sz w:val="22"/>
          <w:szCs w:val="22"/>
          <w:rtl w:val="0"/>
        </w:rPr>
        <w:t xml:space="preserve">8.1.1 生徒数別の「原則」面積（試算）</w:t>
      </w:r>
      <w:r>
        <w:rPr>
          <w:rtl w:val="0"/>
        </w:rPr>
      </w:r>
    </w:p>
    <w:p w:rsidR="00000000" w:rsidDel="00000000" w:rsidP="00000000" w:rsidRDefault="00000000" w:rsidRPr="00000000" w14:paraId="000001BA">
      <w:pPr>
        <w:spacing w:after="130" w:line="320" w:lineRule="auto"/>
        <w:rPr/>
      </w:pPr>
      <w:r>
        <w:rPr>
          <w:rtl w:val="0"/>
        </w:rPr>
        <w:t xml:space="preserve">中学生のみ・小規模を想定した場合、設置基準の別表が求める原則面積は次のとおり。ビル・テナント型では、このうち校舎はフロア確保で対応し、運動場は特例で外部代替するのが定石。</w:t>
      </w:r>
    </w:p>
    <w:tbl>
      <w:tblPr>
        <w:tblStyle w:val="Table12"/>
        <w:tblW w:w="9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300"/>
        <w:gridCol w:w="2300"/>
        <w:gridCol w:w="2300"/>
        <w:tblGridChange w:id="0">
          <w:tblGrid>
            <w:gridCol w:w="2200"/>
            <w:gridCol w:w="2300"/>
            <w:gridCol w:w="2300"/>
            <w:gridCol w:w="2300"/>
          </w:tblGrid>
        </w:tblGridChange>
      </w:tblGrid>
      <w:tr>
        <w:trPr>
          <w:cantSplit w:val="0"/>
          <w:tblHeader w:val="1"/>
        </w:trPr>
        <w:tc>
          <w:tcPr>
            <w:shd w:fill="1e2761" w:val="clear"/>
            <w:tcMar>
              <w:top w:w="55.0" w:type="dxa"/>
              <w:left w:w="80.0" w:type="dxa"/>
              <w:bottom w:w="55.0" w:type="dxa"/>
              <w:right w:w="80.0" w:type="dxa"/>
            </w:tcMar>
          </w:tcPr>
          <w:p w:rsidR="00000000" w:rsidDel="00000000" w:rsidP="00000000" w:rsidRDefault="00000000" w:rsidRPr="00000000" w14:paraId="000001BB">
            <w:pPr>
              <w:jc w:val="center"/>
              <w:rPr/>
            </w:pPr>
            <w:r>
              <w:rPr>
                <w:b w:val="1"/>
                <w:bCs w:val="1"/>
                <w:color w:val="ffffff"/>
                <w:sz w:val="17"/>
                <w:szCs w:val="17"/>
                <w:rtl w:val="0"/>
              </w:rPr>
              <w:t xml:space="preserve">生徒数</w:t>
            </w:r>
            <w:r>
              <w:rPr>
                <w:rtl w:val="0"/>
              </w:rPr>
            </w:r>
          </w:p>
        </w:tc>
        <w:tc>
          <w:tcPr>
            <w:shd w:fill="1e2761" w:val="clear"/>
            <w:tcMar>
              <w:top w:w="55.0" w:type="dxa"/>
              <w:left w:w="80.0" w:type="dxa"/>
              <w:bottom w:w="55.0" w:type="dxa"/>
              <w:right w:w="80.0" w:type="dxa"/>
            </w:tcMar>
          </w:tcPr>
          <w:p w:rsidR="00000000" w:rsidDel="00000000" w:rsidP="00000000" w:rsidRDefault="00000000" w:rsidRPr="00000000" w14:paraId="000001BC">
            <w:pPr>
              <w:jc w:val="center"/>
              <w:rPr/>
            </w:pPr>
            <w:r>
              <w:rPr>
                <w:b w:val="1"/>
                <w:bCs w:val="1"/>
                <w:color w:val="ffffff"/>
                <w:sz w:val="17"/>
                <w:szCs w:val="17"/>
                <w:rtl w:val="0"/>
              </w:rPr>
              <w:t xml:space="preserve">校舎（原則）</w:t>
            </w:r>
            <w:r>
              <w:rPr>
                <w:rtl w:val="0"/>
              </w:rPr>
            </w:r>
          </w:p>
        </w:tc>
        <w:tc>
          <w:tcPr>
            <w:shd w:fill="1e2761" w:val="clear"/>
            <w:tcMar>
              <w:top w:w="55.0" w:type="dxa"/>
              <w:left w:w="80.0" w:type="dxa"/>
              <w:bottom w:w="55.0" w:type="dxa"/>
              <w:right w:w="80.0" w:type="dxa"/>
            </w:tcMar>
          </w:tcPr>
          <w:p w:rsidR="00000000" w:rsidDel="00000000" w:rsidP="00000000" w:rsidRDefault="00000000" w:rsidRPr="00000000" w14:paraId="000001BD">
            <w:pPr>
              <w:jc w:val="center"/>
              <w:rPr/>
            </w:pPr>
            <w:r>
              <w:rPr>
                <w:b w:val="1"/>
                <w:bCs w:val="1"/>
                <w:color w:val="ffffff"/>
                <w:sz w:val="17"/>
                <w:szCs w:val="17"/>
                <w:rtl w:val="0"/>
              </w:rPr>
              <w:t xml:space="preserve">運動場（原則）</w:t>
            </w:r>
            <w:r>
              <w:rPr>
                <w:rtl w:val="0"/>
              </w:rPr>
            </w:r>
          </w:p>
        </w:tc>
        <w:tc>
          <w:tcPr>
            <w:shd w:fill="1e2761" w:val="clear"/>
            <w:tcMar>
              <w:top w:w="55.0" w:type="dxa"/>
              <w:left w:w="80.0" w:type="dxa"/>
              <w:bottom w:w="55.0" w:type="dxa"/>
              <w:right w:w="80.0" w:type="dxa"/>
            </w:tcMar>
          </w:tcPr>
          <w:p w:rsidR="00000000" w:rsidDel="00000000" w:rsidP="00000000" w:rsidRDefault="00000000" w:rsidRPr="00000000" w14:paraId="000001BE">
            <w:pPr>
              <w:jc w:val="center"/>
              <w:rPr/>
            </w:pPr>
            <w:r>
              <w:rPr>
                <w:b w:val="1"/>
                <w:bCs w:val="1"/>
                <w:color w:val="ffffff"/>
                <w:sz w:val="17"/>
                <w:szCs w:val="17"/>
                <w:rtl w:val="0"/>
              </w:rPr>
              <w:t xml:space="preserve">現実的な対応</w:t>
            </w:r>
            <w:r>
              <w:rPr>
                <w:rtl w:val="0"/>
              </w:rPr>
            </w:r>
          </w:p>
        </w:tc>
      </w:tr>
      <w:tr>
        <w:trPr>
          <w:cantSplit w:val="0"/>
          <w:tblHeader w:val="0"/>
        </w:trPr>
        <w:tc>
          <w:tcPr>
            <w:tcMar>
              <w:top w:w="55.0" w:type="dxa"/>
              <w:left w:w="80.0" w:type="dxa"/>
              <w:bottom w:w="55.0" w:type="dxa"/>
              <w:right w:w="80.0" w:type="dxa"/>
            </w:tcMar>
          </w:tcPr>
          <w:p w:rsidR="00000000" w:rsidDel="00000000" w:rsidP="00000000" w:rsidRDefault="00000000" w:rsidRPr="00000000" w14:paraId="000001BF">
            <w:pPr>
              <w:rPr/>
            </w:pPr>
            <w:r>
              <w:rPr>
                <w:color w:val="000000"/>
                <w:sz w:val="17"/>
                <w:szCs w:val="17"/>
                <w:rtl w:val="0"/>
              </w:rPr>
              <w:t xml:space="preserve">20人（1学級規模）</w:t>
            </w:r>
            <w:r>
              <w:rPr>
                <w:rtl w:val="0"/>
              </w:rPr>
            </w:r>
          </w:p>
        </w:tc>
        <w:tc>
          <w:tcPr>
            <w:tcMar>
              <w:top w:w="55.0" w:type="dxa"/>
              <w:left w:w="80.0" w:type="dxa"/>
              <w:bottom w:w="55.0" w:type="dxa"/>
              <w:right w:w="80.0" w:type="dxa"/>
            </w:tcMar>
          </w:tcPr>
          <w:p w:rsidR="00000000" w:rsidDel="00000000" w:rsidP="00000000" w:rsidRDefault="00000000" w:rsidRPr="00000000" w14:paraId="000001C0">
            <w:pPr>
              <w:rPr/>
            </w:pPr>
            <w:r>
              <w:rPr>
                <w:color w:val="000000"/>
                <w:sz w:val="17"/>
                <w:szCs w:val="17"/>
                <w:rtl w:val="0"/>
              </w:rPr>
              <w:t xml:space="preserve">600㎡</w:t>
            </w:r>
            <w:r>
              <w:rPr>
                <w:rtl w:val="0"/>
              </w:rPr>
            </w:r>
          </w:p>
        </w:tc>
        <w:tc>
          <w:tcPr>
            <w:tcMar>
              <w:top w:w="55.0" w:type="dxa"/>
              <w:left w:w="80.0" w:type="dxa"/>
              <w:bottom w:w="55.0" w:type="dxa"/>
              <w:right w:w="80.0" w:type="dxa"/>
            </w:tcMar>
          </w:tcPr>
          <w:p w:rsidR="00000000" w:rsidDel="00000000" w:rsidP="00000000" w:rsidRDefault="00000000" w:rsidRPr="00000000" w14:paraId="000001C1">
            <w:pPr>
              <w:rPr/>
            </w:pPr>
            <w:r>
              <w:rPr>
                <w:color w:val="000000"/>
                <w:sz w:val="17"/>
                <w:szCs w:val="17"/>
                <w:rtl w:val="0"/>
              </w:rPr>
              <w:t xml:space="preserve">3,600㎡</w:t>
            </w:r>
            <w:r>
              <w:rPr>
                <w:rtl w:val="0"/>
              </w:rPr>
            </w:r>
          </w:p>
        </w:tc>
        <w:tc>
          <w:tcPr>
            <w:tcMar>
              <w:top w:w="55.0" w:type="dxa"/>
              <w:left w:w="80.0" w:type="dxa"/>
              <w:bottom w:w="55.0" w:type="dxa"/>
              <w:right w:w="80.0" w:type="dxa"/>
            </w:tcMar>
          </w:tcPr>
          <w:p w:rsidR="00000000" w:rsidDel="00000000" w:rsidP="00000000" w:rsidRDefault="00000000" w:rsidRPr="00000000" w14:paraId="000001C2">
            <w:pPr>
              <w:rPr/>
            </w:pPr>
            <w:r>
              <w:rPr>
                <w:color w:val="000000"/>
                <w:sz w:val="17"/>
                <w:szCs w:val="17"/>
                <w:rtl w:val="0"/>
              </w:rPr>
              <w:t xml:space="preserve">ビル1〜2フロアで校舎充足。運動場は近隣公園を借用</w:t>
            </w:r>
            <w:r>
              <w:rPr>
                <w:rtl w:val="0"/>
              </w:rPr>
            </w:r>
          </w:p>
        </w:tc>
      </w:tr>
      <w:tr>
        <w:trPr>
          <w:cantSplit w:val="0"/>
          <w:tblHeader w:val="0"/>
        </w:trPr>
        <w:tc>
          <w:tcPr>
            <w:shd w:fill="edf0fa" w:val="clear"/>
            <w:tcMar>
              <w:top w:w="55.0" w:type="dxa"/>
              <w:left w:w="80.0" w:type="dxa"/>
              <w:bottom w:w="55.0" w:type="dxa"/>
              <w:right w:w="80.0" w:type="dxa"/>
            </w:tcMar>
          </w:tcPr>
          <w:p w:rsidR="00000000" w:rsidDel="00000000" w:rsidP="00000000" w:rsidRDefault="00000000" w:rsidRPr="00000000" w14:paraId="000001C3">
            <w:pPr>
              <w:rPr/>
            </w:pPr>
            <w:r>
              <w:rPr>
                <w:color w:val="000000"/>
                <w:sz w:val="17"/>
                <w:szCs w:val="17"/>
                <w:rtl w:val="0"/>
              </w:rPr>
              <w:t xml:space="preserve">40人（2学級）</w:t>
            </w:r>
            <w:r>
              <w:rPr>
                <w:rtl w:val="0"/>
              </w:rPr>
            </w:r>
          </w:p>
        </w:tc>
        <w:tc>
          <w:tcPr>
            <w:shd w:fill="edf0fa" w:val="clear"/>
            <w:tcMar>
              <w:top w:w="55.0" w:type="dxa"/>
              <w:left w:w="80.0" w:type="dxa"/>
              <w:bottom w:w="55.0" w:type="dxa"/>
              <w:right w:w="80.0" w:type="dxa"/>
            </w:tcMar>
          </w:tcPr>
          <w:p w:rsidR="00000000" w:rsidDel="00000000" w:rsidP="00000000" w:rsidRDefault="00000000" w:rsidRPr="00000000" w14:paraId="000001C4">
            <w:pPr>
              <w:rPr/>
            </w:pPr>
            <w:r>
              <w:rPr>
                <w:color w:val="000000"/>
                <w:sz w:val="17"/>
                <w:szCs w:val="17"/>
                <w:rtl w:val="0"/>
              </w:rPr>
              <w:t xml:space="preserve">600㎡</w:t>
            </w:r>
            <w:r>
              <w:rPr>
                <w:rtl w:val="0"/>
              </w:rPr>
            </w:r>
          </w:p>
        </w:tc>
        <w:tc>
          <w:tcPr>
            <w:shd w:fill="edf0fa" w:val="clear"/>
            <w:tcMar>
              <w:top w:w="55.0" w:type="dxa"/>
              <w:left w:w="80.0" w:type="dxa"/>
              <w:bottom w:w="55.0" w:type="dxa"/>
              <w:right w:w="80.0" w:type="dxa"/>
            </w:tcMar>
          </w:tcPr>
          <w:p w:rsidR="00000000" w:rsidDel="00000000" w:rsidP="00000000" w:rsidRDefault="00000000" w:rsidRPr="00000000" w14:paraId="000001C5">
            <w:pPr>
              <w:rPr/>
            </w:pPr>
            <w:r>
              <w:rPr>
                <w:color w:val="000000"/>
                <w:sz w:val="17"/>
                <w:szCs w:val="17"/>
                <w:rtl w:val="0"/>
              </w:rPr>
              <w:t xml:space="preserve">3,600㎡</w:t>
            </w:r>
            <w:r>
              <w:rPr>
                <w:rtl w:val="0"/>
              </w:rPr>
            </w:r>
          </w:p>
        </w:tc>
        <w:tc>
          <w:tcPr>
            <w:shd w:fill="edf0fa" w:val="clear"/>
            <w:tcMar>
              <w:top w:w="55.0" w:type="dxa"/>
              <w:left w:w="80.0" w:type="dxa"/>
              <w:bottom w:w="55.0" w:type="dxa"/>
              <w:right w:w="80.0" w:type="dxa"/>
            </w:tcMar>
          </w:tcPr>
          <w:p w:rsidR="00000000" w:rsidDel="00000000" w:rsidP="00000000" w:rsidRDefault="00000000" w:rsidRPr="00000000" w14:paraId="000001C6">
            <w:pPr>
              <w:rPr/>
            </w:pPr>
            <w:r>
              <w:rPr>
                <w:color w:val="000000"/>
                <w:sz w:val="17"/>
                <w:szCs w:val="17"/>
                <w:rtl w:val="0"/>
              </w:rPr>
              <w:t xml:space="preserve">同上。体育は公共体育館を時間借り</w:t>
            </w:r>
            <w:r>
              <w:rPr>
                <w:rtl w:val="0"/>
              </w:rPr>
            </w:r>
          </w:p>
        </w:tc>
      </w:tr>
      <w:tr>
        <w:trPr>
          <w:cantSplit w:val="0"/>
          <w:tblHeader w:val="0"/>
        </w:trPr>
        <w:tc>
          <w:tcPr>
            <w:tcMar>
              <w:top w:w="55.0" w:type="dxa"/>
              <w:left w:w="80.0" w:type="dxa"/>
              <w:bottom w:w="55.0" w:type="dxa"/>
              <w:right w:w="80.0" w:type="dxa"/>
            </w:tcMar>
          </w:tcPr>
          <w:p w:rsidR="00000000" w:rsidDel="00000000" w:rsidP="00000000" w:rsidRDefault="00000000" w:rsidRPr="00000000" w14:paraId="000001C7">
            <w:pPr>
              <w:rPr/>
            </w:pPr>
            <w:r>
              <w:rPr>
                <w:color w:val="000000"/>
                <w:sz w:val="17"/>
                <w:szCs w:val="17"/>
                <w:rtl w:val="0"/>
              </w:rPr>
              <w:t xml:space="preserve">60人（3学級）</w:t>
            </w:r>
            <w:r>
              <w:rPr>
                <w:rtl w:val="0"/>
              </w:rPr>
            </w:r>
          </w:p>
        </w:tc>
        <w:tc>
          <w:tcPr>
            <w:tcMar>
              <w:top w:w="55.0" w:type="dxa"/>
              <w:left w:w="80.0" w:type="dxa"/>
              <w:bottom w:w="55.0" w:type="dxa"/>
              <w:right w:w="80.0" w:type="dxa"/>
            </w:tcMar>
          </w:tcPr>
          <w:p w:rsidR="00000000" w:rsidDel="00000000" w:rsidP="00000000" w:rsidRDefault="00000000" w:rsidRPr="00000000" w14:paraId="000001C8">
            <w:pPr>
              <w:rPr/>
            </w:pPr>
            <w:r>
              <w:rPr>
                <w:color w:val="000000"/>
                <w:sz w:val="17"/>
                <w:szCs w:val="17"/>
                <w:rtl w:val="0"/>
              </w:rPr>
              <w:t xml:space="preserve">720㎡</w:t>
            </w:r>
            <w:r>
              <w:rPr>
                <w:rtl w:val="0"/>
              </w:rPr>
            </w:r>
          </w:p>
        </w:tc>
        <w:tc>
          <w:tcPr>
            <w:tcMar>
              <w:top w:w="55.0" w:type="dxa"/>
              <w:left w:w="80.0" w:type="dxa"/>
              <w:bottom w:w="55.0" w:type="dxa"/>
              <w:right w:w="80.0" w:type="dxa"/>
            </w:tcMar>
          </w:tcPr>
          <w:p w:rsidR="00000000" w:rsidDel="00000000" w:rsidP="00000000" w:rsidRDefault="00000000" w:rsidRPr="00000000" w14:paraId="000001C9">
            <w:pPr>
              <w:rPr/>
            </w:pPr>
            <w:r>
              <w:rPr>
                <w:color w:val="000000"/>
                <w:sz w:val="17"/>
                <w:szCs w:val="17"/>
                <w:rtl w:val="0"/>
              </w:rPr>
              <w:t xml:space="preserve">3,600㎡</w:t>
            </w:r>
            <w:r>
              <w:rPr>
                <w:rtl w:val="0"/>
              </w:rPr>
            </w:r>
          </w:p>
        </w:tc>
        <w:tc>
          <w:tcPr>
            <w:tcMar>
              <w:top w:w="55.0" w:type="dxa"/>
              <w:left w:w="80.0" w:type="dxa"/>
              <w:bottom w:w="55.0" w:type="dxa"/>
              <w:right w:w="80.0" w:type="dxa"/>
            </w:tcMar>
          </w:tcPr>
          <w:p w:rsidR="00000000" w:rsidDel="00000000" w:rsidP="00000000" w:rsidRDefault="00000000" w:rsidRPr="00000000" w14:paraId="000001CA">
            <w:pPr>
              <w:rPr/>
            </w:pPr>
            <w:r>
              <w:rPr>
                <w:color w:val="000000"/>
                <w:sz w:val="17"/>
                <w:szCs w:val="17"/>
                <w:rtl w:val="0"/>
              </w:rPr>
              <w:t xml:space="preserve">中規模フロア。運動場・体育館とも外部依存</w:t>
            </w:r>
            <w:r>
              <w:rPr>
                <w:rtl w:val="0"/>
              </w:rPr>
            </w:r>
          </w:p>
        </w:tc>
      </w:tr>
      <w:tr>
        <w:trPr>
          <w:cantSplit w:val="0"/>
          <w:tblHeader w:val="0"/>
        </w:trPr>
        <w:tc>
          <w:tcPr>
            <w:shd w:fill="edf0fa" w:val="clear"/>
            <w:tcMar>
              <w:top w:w="55.0" w:type="dxa"/>
              <w:left w:w="80.0" w:type="dxa"/>
              <w:bottom w:w="55.0" w:type="dxa"/>
              <w:right w:w="80.0" w:type="dxa"/>
            </w:tcMar>
          </w:tcPr>
          <w:p w:rsidR="00000000" w:rsidDel="00000000" w:rsidP="00000000" w:rsidRDefault="00000000" w:rsidRPr="00000000" w14:paraId="000001CB">
            <w:pPr>
              <w:rPr/>
            </w:pPr>
            <w:r>
              <w:rPr>
                <w:color w:val="000000"/>
                <w:sz w:val="17"/>
                <w:szCs w:val="17"/>
                <w:rtl w:val="0"/>
              </w:rPr>
              <w:t xml:space="preserve">120人（学年40人）</w:t>
            </w:r>
            <w:r>
              <w:rPr>
                <w:rtl w:val="0"/>
              </w:rPr>
            </w:r>
          </w:p>
        </w:tc>
        <w:tc>
          <w:tcPr>
            <w:shd w:fill="edf0fa" w:val="clear"/>
            <w:tcMar>
              <w:top w:w="55.0" w:type="dxa"/>
              <w:left w:w="80.0" w:type="dxa"/>
              <w:bottom w:w="55.0" w:type="dxa"/>
              <w:right w:w="80.0" w:type="dxa"/>
            </w:tcMar>
          </w:tcPr>
          <w:p w:rsidR="00000000" w:rsidDel="00000000" w:rsidP="00000000" w:rsidRDefault="00000000" w:rsidRPr="00000000" w14:paraId="000001CC">
            <w:pPr>
              <w:rPr/>
            </w:pPr>
            <w:r>
              <w:rPr>
                <w:color w:val="000000"/>
                <w:sz w:val="17"/>
                <w:szCs w:val="17"/>
                <w:rtl w:val="0"/>
              </w:rPr>
              <w:t xml:space="preserve">1,080㎡</w:t>
            </w:r>
            <w:r>
              <w:rPr>
                <w:rtl w:val="0"/>
              </w:rPr>
            </w:r>
          </w:p>
        </w:tc>
        <w:tc>
          <w:tcPr>
            <w:shd w:fill="edf0fa" w:val="clear"/>
            <w:tcMar>
              <w:top w:w="55.0" w:type="dxa"/>
              <w:left w:w="80.0" w:type="dxa"/>
              <w:bottom w:w="55.0" w:type="dxa"/>
              <w:right w:w="80.0" w:type="dxa"/>
            </w:tcMar>
          </w:tcPr>
          <w:p w:rsidR="00000000" w:rsidDel="00000000" w:rsidP="00000000" w:rsidRDefault="00000000" w:rsidRPr="00000000" w14:paraId="000001CD">
            <w:pPr>
              <w:rPr/>
            </w:pPr>
            <w:r>
              <w:rPr>
                <w:color w:val="000000"/>
                <w:sz w:val="17"/>
                <w:szCs w:val="17"/>
                <w:rtl w:val="0"/>
              </w:rPr>
              <w:t xml:space="preserve">3,600㎡</w:t>
            </w:r>
            <w:r>
              <w:rPr>
                <w:rtl w:val="0"/>
              </w:rPr>
            </w:r>
          </w:p>
        </w:tc>
        <w:tc>
          <w:tcPr>
            <w:shd w:fill="edf0fa" w:val="clear"/>
            <w:tcMar>
              <w:top w:w="55.0" w:type="dxa"/>
              <w:left w:w="80.0" w:type="dxa"/>
              <w:bottom w:w="55.0" w:type="dxa"/>
              <w:right w:w="80.0" w:type="dxa"/>
            </w:tcMar>
          </w:tcPr>
          <w:p w:rsidR="00000000" w:rsidDel="00000000" w:rsidP="00000000" w:rsidRDefault="00000000" w:rsidRPr="00000000" w14:paraId="000001CE">
            <w:pPr>
              <w:rPr/>
            </w:pPr>
            <w:r>
              <w:rPr>
                <w:color w:val="000000"/>
                <w:sz w:val="17"/>
                <w:szCs w:val="17"/>
                <w:rtl w:val="0"/>
              </w:rPr>
              <w:t xml:space="preserve">ワンフロアでは手狭。複数フロアまたは低層棟が現実的</w:t>
            </w:r>
            <w:r>
              <w:rPr>
                <w:rtl w:val="0"/>
              </w:rPr>
            </w:r>
          </w:p>
        </w:tc>
      </w:tr>
    </w:tbl>
    <w:p w:rsidR="00000000" w:rsidDel="00000000" w:rsidP="00000000" w:rsidRDefault="00000000" w:rsidRPr="00000000" w14:paraId="000001CF">
      <w:pPr>
        <w:rPr/>
      </w:pPr>
      <w:r>
        <w:rPr>
          <w:rtl w:val="0"/>
        </w:rPr>
      </w:r>
    </w:p>
    <w:p w:rsidR="00000000" w:rsidDel="00000000" w:rsidP="00000000" w:rsidRDefault="00000000" w:rsidRPr="00000000" w14:paraId="000001D0">
      <w:pPr>
        <w:rPr/>
      </w:pPr>
      <w:r>
        <w:rPr>
          <w:b w:val="1"/>
          <w:bCs w:val="1"/>
          <w:color w:val="1e2761"/>
          <w:sz w:val="30"/>
          <w:szCs w:val="30"/>
          <w:rtl w:val="0"/>
        </w:rPr>
        <w:t xml:space="preserve">8.2 ビル・テナント型を可能にする「特例」の中身</w:t>
      </w:r>
      <w:r>
        <w:rPr>
          <w:rtl w:val="0"/>
        </w:rPr>
      </w:r>
    </w:p>
    <w:p w:rsidR="00000000" w:rsidDel="00000000" w:rsidP="00000000" w:rsidRDefault="00000000" w:rsidRPr="00000000" w14:paraId="000001D1">
      <w:pPr>
        <w:pStyle w:val="Heading3"/>
        <w:spacing w:after="140" w:before="240" w:lineRule="auto"/>
        <w:rPr/>
      </w:pPr>
      <w:r>
        <w:rPr>
          <w:b w:val="1"/>
          <w:bCs w:val="1"/>
          <w:color w:val="595959"/>
          <w:sz w:val="22"/>
          <w:szCs w:val="22"/>
          <w:rtl w:val="0"/>
        </w:rPr>
        <w:t xml:space="preserve">8.2.1 面積要件のただし書き（設置基準 第8条）</w:t>
      </w:r>
      <w:r>
        <w:rPr>
          <w:rtl w:val="0"/>
        </w:rPr>
      </w:r>
    </w:p>
    <w:p w:rsidR="00000000" w:rsidDel="00000000" w:rsidP="00000000" w:rsidRDefault="00000000" w:rsidRPr="00000000" w14:paraId="000001D2">
      <w:pPr>
        <w:spacing w:after="130" w:line="320" w:lineRule="auto"/>
        <w:rPr/>
      </w:pPr>
      <w:r>
        <w:rPr>
          <w:rtl w:val="0"/>
        </w:rPr>
        <w:t xml:space="preserve">校舎・運動場の面積は「地域の実態その他により特別の事情があり、かつ、教育上支障がない場合」は別表の面積未満でよい、と明記されている。不登校生徒の少人数・個別支援という性格は、この「特別の事情」に該当しうる。認可権者（私立は都道府県知事、公立は市町村教委）との事前協議で個別に判断される。</w:t>
      </w:r>
    </w:p>
    <w:p w:rsidR="00000000" w:rsidDel="00000000" w:rsidP="00000000" w:rsidRDefault="00000000" w:rsidRPr="00000000" w14:paraId="000001D3">
      <w:pPr>
        <w:pStyle w:val="Heading3"/>
        <w:spacing w:after="140" w:before="240" w:lineRule="auto"/>
        <w:rPr/>
      </w:pPr>
      <w:r>
        <w:rPr>
          <w:b w:val="1"/>
          <w:bCs w:val="1"/>
          <w:color w:val="595959"/>
          <w:sz w:val="22"/>
          <w:szCs w:val="22"/>
          <w:rtl w:val="0"/>
        </w:rPr>
        <w:t xml:space="preserve">8.2.2 運動場・体育館の代替（第8条2項・第10条）</w:t>
      </w:r>
      <w:r>
        <w:rPr>
          <w:rtl w:val="0"/>
        </w:rPr>
      </w:r>
    </w:p>
    <w:p w:rsidR="00000000" w:rsidDel="00000000" w:rsidP="00000000" w:rsidRDefault="00000000" w:rsidRPr="00000000" w14:paraId="000001D4">
      <w:pPr>
        <w:widowControl w:val="1"/>
        <w:numPr>
          <w:ilvl w:val="0"/>
          <w:numId w:val="3"/>
        </w:numPr>
        <w:pBdr>
          <w:top w:space="0" w:sz="0" w:val="nil"/>
          <w:left w:space="0" w:sz="0" w:val="nil"/>
          <w:bottom w:space="0" w:sz="0" w:val="nil"/>
          <w:right w:space="0" w:sz="0" w:val="nil"/>
          <w:between w:space="0" w:sz="0" w:val="nil"/>
        </w:pBdr>
        <w:spacing w:after="90" w:line="300" w:lineRule="auto"/>
        <w:ind w:left="420" w:hanging="210"/>
        <w:rPr/>
      </w:pPr>
      <w:r>
        <w:rPr>
          <w:color w:val="000000"/>
          <w:rtl w:val="0"/>
        </w:rPr>
        <w:t xml:space="preserve">運動場は同一敷地・隣接が原則だが、特別の事情があれば別の場所に設けられる。都市部では近隣の公園・河川敷・公共グラウンドの活用が一般的。</w:t>
      </w:r>
      <w:r>
        <w:rPr>
          <w:rtl w:val="0"/>
        </w:rPr>
      </w:r>
    </w:p>
    <w:p w:rsidR="00000000" w:rsidDel="00000000" w:rsidP="00000000" w:rsidRDefault="00000000" w:rsidRPr="00000000" w14:paraId="000001D5">
      <w:pPr>
        <w:widowControl w:val="1"/>
        <w:numPr>
          <w:ilvl w:val="0"/>
          <w:numId w:val="3"/>
        </w:numPr>
        <w:pBdr>
          <w:top w:space="0" w:sz="0" w:val="nil"/>
          <w:left w:space="0" w:sz="0" w:val="nil"/>
          <w:bottom w:space="0" w:sz="0" w:val="nil"/>
          <w:right w:space="0" w:sz="0" w:val="nil"/>
          <w:between w:space="0" w:sz="0" w:val="nil"/>
        </w:pBdr>
        <w:spacing w:after="90" w:line="300" w:lineRule="auto"/>
        <w:ind w:left="420" w:hanging="210"/>
        <w:rPr/>
      </w:pPr>
      <w:r>
        <w:rPr>
          <w:color w:val="000000"/>
          <w:rtl w:val="0"/>
        </w:rPr>
        <w:t xml:space="preserve">体育館は「特別の事情があり教育上支障がない場合」は不要。区民体育館・民間ジム・スポーツ施設の時間利用で体育を実施できる。</w:t>
      </w:r>
      <w:r>
        <w:rPr>
          <w:rtl w:val="0"/>
        </w:rPr>
      </w:r>
    </w:p>
    <w:p w:rsidR="00000000" w:rsidDel="00000000" w:rsidP="00000000" w:rsidRDefault="00000000" w:rsidRPr="00000000" w14:paraId="000001D6">
      <w:pPr>
        <w:pStyle w:val="Heading3"/>
        <w:spacing w:after="140" w:before="240" w:lineRule="auto"/>
        <w:rPr/>
      </w:pPr>
      <w:r>
        <w:rPr>
          <w:b w:val="1"/>
          <w:bCs w:val="1"/>
          <w:color w:val="595959"/>
          <w:sz w:val="22"/>
          <w:szCs w:val="22"/>
          <w:rtl w:val="0"/>
        </w:rPr>
        <w:t xml:space="preserve">8.2.3 他施設の使用・共用（第12条）</w:t>
      </w:r>
      <w:r>
        <w:rPr>
          <w:rtl w:val="0"/>
        </w:rPr>
      </w:r>
    </w:p>
    <w:p w:rsidR="00000000" w:rsidDel="00000000" w:rsidP="00000000" w:rsidRDefault="00000000" w:rsidRPr="00000000" w14:paraId="000001D7">
      <w:pPr>
        <w:spacing w:after="130" w:line="320" w:lineRule="auto"/>
        <w:rPr/>
      </w:pPr>
      <w:r>
        <w:rPr>
          <w:rtl w:val="0"/>
        </w:rPr>
        <w:t xml:space="preserve">「特別の事情があり、教育上及び安全上支障がない場合は、他の学校等の施設及び設備を使用することができる」。母体となる学校法人が既存の専門学校・高校・大学の施設を持つ場合、その体育館・特別教室・図書室を共用できる。成基のように高校（ゴールフリー高等学院）や塾施設を持つ法人は、この条文と相性が良い。</w:t>
      </w:r>
    </w:p>
    <w:p w:rsidR="00000000" w:rsidDel="00000000" w:rsidP="00000000" w:rsidRDefault="00000000" w:rsidRPr="00000000" w14:paraId="000001D8">
      <w:pPr>
        <w:pStyle w:val="Heading3"/>
        <w:spacing w:after="140" w:before="240" w:lineRule="auto"/>
        <w:rPr/>
      </w:pPr>
      <w:r>
        <w:rPr>
          <w:b w:val="1"/>
          <w:bCs w:val="1"/>
          <w:color w:val="595959"/>
          <w:sz w:val="22"/>
          <w:szCs w:val="22"/>
          <w:rtl w:val="0"/>
        </w:rPr>
        <w:t xml:space="preserve">8.2.4 消防法・建築基準法の別ハードル（要注意）</w:t>
      </w:r>
      <w:r>
        <w:rPr>
          <w:rtl w:val="0"/>
        </w:rPr>
      </w:r>
    </w:p>
    <w:p w:rsidR="00000000" w:rsidDel="00000000" w:rsidP="00000000" w:rsidRDefault="00000000" w:rsidRPr="00000000" w14:paraId="000001D9">
      <w:pPr>
        <w:widowControl w:val="1"/>
        <w:numPr>
          <w:ilvl w:val="0"/>
          <w:numId w:val="3"/>
        </w:numPr>
        <w:pBdr>
          <w:top w:space="0" w:sz="0" w:val="nil"/>
          <w:left w:space="0" w:sz="0" w:val="nil"/>
          <w:bottom w:space="0" w:sz="0" w:val="nil"/>
          <w:right w:space="0" w:sz="0" w:val="nil"/>
          <w:between w:space="0" w:sz="0" w:val="nil"/>
        </w:pBdr>
        <w:spacing w:after="90" w:line="300" w:lineRule="auto"/>
        <w:ind w:left="420" w:hanging="210"/>
        <w:rPr/>
      </w:pPr>
      <w:r>
        <w:rPr>
          <w:b w:val="1"/>
          <w:bCs w:val="1"/>
          <w:color w:val="000000"/>
          <w:rtl w:val="0"/>
        </w:rPr>
        <w:t xml:space="preserve">設置基準はクリアできても、ビル・テナントを学校（特殊建築物）として使うには建築基準法上の用途変更（原則200㎡超で確認申請）が必要になる場合がある。</w:t>
      </w:r>
      <w:r>
        <w:rPr>
          <w:rtl w:val="0"/>
        </w:rPr>
      </w:r>
    </w:p>
    <w:p w:rsidR="00000000" w:rsidDel="00000000" w:rsidP="00000000" w:rsidRDefault="00000000" w:rsidRPr="00000000" w14:paraId="000001DA">
      <w:pPr>
        <w:widowControl w:val="1"/>
        <w:numPr>
          <w:ilvl w:val="0"/>
          <w:numId w:val="3"/>
        </w:numPr>
        <w:pBdr>
          <w:top w:space="0" w:sz="0" w:val="nil"/>
          <w:left w:space="0" w:sz="0" w:val="nil"/>
          <w:bottom w:space="0" w:sz="0" w:val="nil"/>
          <w:right w:space="0" w:sz="0" w:val="nil"/>
          <w:between w:space="0" w:sz="0" w:val="nil"/>
        </w:pBdr>
        <w:spacing w:after="90" w:line="300" w:lineRule="auto"/>
        <w:ind w:left="420" w:hanging="210"/>
        <w:rPr/>
      </w:pPr>
      <w:del w:id="9194" w:author="Claude" w:date="2026-10-13T00:00:00Z">
        <w:r>
          <w:rPr>
            <w:b w:val="1"/>
            <w:bCs w:val="1"/>
            <w:color w:val="000000"/>
            <w:rtl w:val="0"/>
          </w:rPr>
          <w:delText xml:space="preserve">消防法上、学校は特定防火対象物に近い扱いとなり、</w:delText>
        </w:r>
      </w:del>
      <w:ins w:id="9195" w:author="Claude" w:date="2026-10-13T00:00:00Z">
        <w:r>
          <w:rPr>
            <w:b w:val="1"/>
            <w:bCs w:val="1"/>
            <w:color w:val="000000"/>
            <w:rtl w:val="0"/>
          </w:rPr>
          <w:t xml:space="preserve">消防法上の区分は複合建物の構成によって異なるため建築士・消防で具体的に確認し、</w:t>
        </w:r>
      </w:ins>
      <w:r>
        <w:rPr>
          <w:b w:val="1"/>
          <w:bCs w:val="1"/>
          <w:color w:val="000000"/>
          <w:rtl w:val="0"/>
        </w:rPr>
        <w:t xml:space="preserve">自動火災報知設備・避難経路・階段幅などの基準を満たす必要がある。既存オフィスビルのテナントをそのまま使えるとは限らず、内装・設備の改修費を見込む。</w:t>
      </w:r>
      <w:r>
        <w:rPr>
          <w:rtl w:val="0"/>
        </w:rPr>
      </w:r>
    </w:p>
    <w:p w:rsidR="00000000" w:rsidDel="00000000" w:rsidP="00000000" w:rsidRDefault="00000000" w:rsidRPr="00000000" w14:paraId="000001DB">
      <w:pPr>
        <w:widowControl w:val="1"/>
        <w:numPr>
          <w:ilvl w:val="0"/>
          <w:numId w:val="3"/>
        </w:numPr>
        <w:pBdr>
          <w:top w:space="0" w:sz="0" w:val="nil"/>
          <w:left w:space="0" w:sz="0" w:val="nil"/>
          <w:bottom w:space="0" w:sz="0" w:val="nil"/>
          <w:right w:space="0" w:sz="0" w:val="nil"/>
          <w:between w:space="0" w:sz="0" w:val="nil"/>
        </w:pBdr>
        <w:spacing w:after="90" w:line="300" w:lineRule="auto"/>
        <w:ind w:left="420" w:hanging="210"/>
        <w:rPr/>
      </w:pPr>
      <w:r>
        <w:rPr>
          <w:color w:val="000000"/>
          <w:rtl w:val="0"/>
        </w:rPr>
        <w:t xml:space="preserve">上階への設置は避難計画上の制約が増える。低層階・独立した出入口・二方向避難の確保が現実的な条件になる。</w:t>
      </w:r>
      <w:r>
        <w:rPr>
          <w:rtl w:val="0"/>
        </w:rPr>
      </w:r>
    </w:p>
    <w:p w:rsidR="00000000" w:rsidDel="00000000" w:rsidP="00000000" w:rsidRDefault="00000000" w:rsidRPr="00000000" w14:paraId="000001DC">
      <w:pPr>
        <w:rPr/>
      </w:pPr>
      <w:r>
        <w:rPr/>
        <w:drawing>
          <wp:inline distB="114300" distT="114300" distL="114300" distR="114300">
            <wp:extent cx="5756593" cy="3148787"/>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56593" cy="3148787"/>
                    </a:xfrm>
                    <a:prstGeom prst="rect"/>
                    <a:ln/>
                  </pic:spPr>
                </pic:pic>
              </a:graphicData>
            </a:graphic>
          </wp:inline>
        </w:drawing>
      </w:r>
      <w:r>
        <w:rPr>
          <w:rtl w:val="0"/>
        </w:rPr>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pacing w:after="90" w:line="300" w:lineRule="auto"/>
        <w:rPr/>
      </w:pPr>
      <w:r>
        <w:rPr>
          <w:rtl w:val="0"/>
        </w:rPr>
      </w:r>
    </w:p>
    <w:p w:rsidR="00000000" w:rsidDel="00000000" w:rsidP="00000000" w:rsidRDefault="00000000" w:rsidRPr="00000000" w14:paraId="000001DE">
      <w:pPr>
        <w:pStyle w:val="Heading2"/>
        <w:pageBreakBefore w:val="1"/>
        <w:spacing w:after="180" w:before="340" w:lineRule="auto"/>
        <w:rPr/>
      </w:pPr>
      <w:r>
        <w:rPr>
          <w:b w:val="1"/>
          <w:bCs w:val="1"/>
          <w:color w:val="990011"/>
          <w:rtl w:val="0"/>
        </w:rPr>
        <w:t xml:space="preserve">8.3 ビル型・都市型の運営事例</w:t>
      </w:r>
      <w:r>
        <w:rPr>
          <w:rtl w:val="0"/>
        </w:rPr>
      </w:r>
    </w:p>
    <w:p w:rsidR="00000000" w:rsidDel="00000000" w:rsidP="00000000" w:rsidRDefault="00000000" w:rsidRPr="00000000" w14:paraId="000001DF">
      <w:pPr>
        <w:spacing w:after="130" w:line="320" w:lineRule="auto"/>
        <w:rPr/>
      </w:pPr>
      <w:r>
        <w:rPr>
          <w:rtl w:val="0"/>
        </w:rPr>
        <w:t xml:space="preserve">純粋な「高層ビル1棟だけ・運動場ゼロ」の多様化学校は稀で、実際は『低層・小規模校舎＋外部施設の運動場借用』または『既存施設の転用』が主流である。都市型・小規模の代表例を挙げる。</w:t>
      </w:r>
    </w:p>
    <w:tbl>
      <w:tblPr>
        <w:tblStyle w:val="Table13"/>
        <w:tblW w:w="9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500"/>
        <w:gridCol w:w="2600"/>
        <w:gridCol w:w="2900"/>
        <w:tblGridChange w:id="0">
          <w:tblGrid>
            <w:gridCol w:w="2100"/>
            <w:gridCol w:w="1500"/>
            <w:gridCol w:w="2600"/>
            <w:gridCol w:w="2900"/>
          </w:tblGrid>
        </w:tblGridChange>
      </w:tblGrid>
      <w:tr>
        <w:trPr>
          <w:cantSplit w:val="0"/>
          <w:tblHeader w:val="1"/>
        </w:trPr>
        <w:tc>
          <w:tcPr>
            <w:shd w:fill="1e2761" w:val="clear"/>
            <w:tcMar>
              <w:top w:w="55.0" w:type="dxa"/>
              <w:left w:w="80.0" w:type="dxa"/>
              <w:bottom w:w="55.0" w:type="dxa"/>
              <w:right w:w="80.0" w:type="dxa"/>
            </w:tcMar>
          </w:tcPr>
          <w:p w:rsidR="00000000" w:rsidDel="00000000" w:rsidP="00000000" w:rsidRDefault="00000000" w:rsidRPr="00000000" w14:paraId="000001E0">
            <w:pPr>
              <w:jc w:val="center"/>
              <w:rPr/>
            </w:pPr>
            <w:r>
              <w:rPr>
                <w:b w:val="1"/>
                <w:bCs w:val="1"/>
                <w:color w:val="ffffff"/>
                <w:sz w:val="17"/>
                <w:szCs w:val="17"/>
                <w:rtl w:val="0"/>
              </w:rPr>
              <w:t xml:space="preserve">学校名</w:t>
            </w:r>
            <w:r>
              <w:rPr>
                <w:rtl w:val="0"/>
              </w:rPr>
            </w:r>
          </w:p>
        </w:tc>
        <w:tc>
          <w:tcPr>
            <w:shd w:fill="1e2761" w:val="clear"/>
            <w:tcMar>
              <w:top w:w="55.0" w:type="dxa"/>
              <w:left w:w="80.0" w:type="dxa"/>
              <w:bottom w:w="55.0" w:type="dxa"/>
              <w:right w:w="80.0" w:type="dxa"/>
            </w:tcMar>
          </w:tcPr>
          <w:p w:rsidR="00000000" w:rsidDel="00000000" w:rsidP="00000000" w:rsidRDefault="00000000" w:rsidRPr="00000000" w14:paraId="000001E1">
            <w:pPr>
              <w:jc w:val="center"/>
              <w:rPr/>
            </w:pPr>
            <w:r>
              <w:rPr>
                <w:b w:val="1"/>
                <w:bCs w:val="1"/>
                <w:color w:val="ffffff"/>
                <w:sz w:val="17"/>
                <w:szCs w:val="17"/>
                <w:rtl w:val="0"/>
              </w:rPr>
              <w:t xml:space="preserve">区分</w:t>
            </w:r>
            <w:r>
              <w:rPr>
                <w:rtl w:val="0"/>
              </w:rPr>
            </w:r>
          </w:p>
        </w:tc>
        <w:tc>
          <w:tcPr>
            <w:shd w:fill="1e2761" w:val="clear"/>
            <w:tcMar>
              <w:top w:w="55.0" w:type="dxa"/>
              <w:left w:w="80.0" w:type="dxa"/>
              <w:bottom w:w="55.0" w:type="dxa"/>
              <w:right w:w="80.0" w:type="dxa"/>
            </w:tcMar>
          </w:tcPr>
          <w:p w:rsidR="00000000" w:rsidDel="00000000" w:rsidP="00000000" w:rsidRDefault="00000000" w:rsidRPr="00000000" w14:paraId="000001E2">
            <w:pPr>
              <w:jc w:val="center"/>
              <w:rPr/>
            </w:pPr>
            <w:r>
              <w:rPr>
                <w:b w:val="1"/>
                <w:bCs w:val="1"/>
                <w:color w:val="ffffff"/>
                <w:sz w:val="17"/>
                <w:szCs w:val="17"/>
                <w:rtl w:val="0"/>
              </w:rPr>
              <w:t xml:space="preserve">施設形態</w:t>
            </w:r>
            <w:r>
              <w:rPr>
                <w:rtl w:val="0"/>
              </w:rPr>
            </w:r>
          </w:p>
        </w:tc>
        <w:tc>
          <w:tcPr>
            <w:shd w:fill="1e2761" w:val="clear"/>
            <w:tcMar>
              <w:top w:w="55.0" w:type="dxa"/>
              <w:left w:w="80.0" w:type="dxa"/>
              <w:bottom w:w="55.0" w:type="dxa"/>
              <w:right w:w="80.0" w:type="dxa"/>
            </w:tcMar>
          </w:tcPr>
          <w:p w:rsidR="00000000" w:rsidDel="00000000" w:rsidP="00000000" w:rsidRDefault="00000000" w:rsidRPr="00000000" w14:paraId="000001E3">
            <w:pPr>
              <w:jc w:val="center"/>
              <w:rPr/>
            </w:pPr>
            <w:r>
              <w:rPr>
                <w:b w:val="1"/>
                <w:bCs w:val="1"/>
                <w:color w:val="ffffff"/>
                <w:sz w:val="17"/>
                <w:szCs w:val="17"/>
                <w:rtl w:val="0"/>
              </w:rPr>
              <w:t xml:space="preserve">特徴</w:t>
            </w:r>
            <w:r>
              <w:rPr>
                <w:rtl w:val="0"/>
              </w:rPr>
            </w:r>
          </w:p>
        </w:tc>
      </w:tr>
      <w:tr>
        <w:trPr>
          <w:cantSplit w:val="0"/>
          <w:tblHeader w:val="0"/>
        </w:trPr>
        <w:tc>
          <w:tcPr>
            <w:tcMar>
              <w:top w:w="55.0" w:type="dxa"/>
              <w:left w:w="80.0" w:type="dxa"/>
              <w:bottom w:w="55.0" w:type="dxa"/>
              <w:right w:w="80.0" w:type="dxa"/>
            </w:tcMar>
          </w:tcPr>
          <w:p w:rsidR="00000000" w:rsidDel="00000000" w:rsidP="00000000" w:rsidRDefault="00000000" w:rsidRPr="00000000" w14:paraId="000001E4">
            <w:pPr>
              <w:rPr/>
            </w:pPr>
            <w:r>
              <w:rPr>
                <w:color w:val="000000"/>
                <w:sz w:val="17"/>
                <w:szCs w:val="17"/>
                <w:rtl w:val="0"/>
              </w:rPr>
              <w:t xml:space="preserve">東京みらい中学校</w:t>
              <w:br w:type="textWrapping"/>
              <w:t xml:space="preserve">（三幸学園・R6）</w:t>
            </w:r>
            <w:r>
              <w:rPr>
                <w:rtl w:val="0"/>
              </w:rPr>
            </w:r>
          </w:p>
        </w:tc>
        <w:tc>
          <w:tcPr>
            <w:tcMar>
              <w:top w:w="55.0" w:type="dxa"/>
              <w:left w:w="80.0" w:type="dxa"/>
              <w:bottom w:w="55.0" w:type="dxa"/>
              <w:right w:w="80.0" w:type="dxa"/>
            </w:tcMar>
          </w:tcPr>
          <w:p w:rsidR="00000000" w:rsidDel="00000000" w:rsidP="00000000" w:rsidRDefault="00000000" w:rsidRPr="00000000" w14:paraId="000001E5">
            <w:pPr>
              <w:rPr/>
            </w:pPr>
            <w:r>
              <w:rPr>
                <w:color w:val="000000"/>
                <w:sz w:val="17"/>
                <w:szCs w:val="17"/>
                <w:rtl w:val="0"/>
              </w:rPr>
              <w:t xml:space="preserve">私立</w:t>
            </w:r>
            <w:r>
              <w:rPr>
                <w:rtl w:val="0"/>
              </w:rPr>
            </w:r>
          </w:p>
        </w:tc>
        <w:tc>
          <w:tcPr>
            <w:tcMar>
              <w:top w:w="55.0" w:type="dxa"/>
              <w:left w:w="80.0" w:type="dxa"/>
              <w:bottom w:w="55.0" w:type="dxa"/>
              <w:right w:w="80.0" w:type="dxa"/>
            </w:tcMar>
          </w:tcPr>
          <w:p w:rsidR="00000000" w:rsidDel="00000000" w:rsidP="00000000" w:rsidRDefault="00000000" w:rsidRPr="00000000" w14:paraId="000001E6">
            <w:pPr>
              <w:rPr/>
            </w:pPr>
            <w:r>
              <w:rPr>
                <w:color w:val="000000"/>
                <w:sz w:val="17"/>
                <w:szCs w:val="17"/>
                <w:rtl w:val="0"/>
              </w:rPr>
              <w:t xml:space="preserve">旧小学校跡地に新築（足立区・五反野駅徒歩6分）</w:t>
            </w:r>
            <w:r>
              <w:rPr>
                <w:rtl w:val="0"/>
              </w:rPr>
            </w:r>
          </w:p>
        </w:tc>
        <w:tc>
          <w:tcPr>
            <w:tcMar>
              <w:top w:w="55.0" w:type="dxa"/>
              <w:left w:w="80.0" w:type="dxa"/>
              <w:bottom w:w="55.0" w:type="dxa"/>
              <w:right w:w="80.0" w:type="dxa"/>
            </w:tcMar>
          </w:tcPr>
          <w:p w:rsidR="00000000" w:rsidDel="00000000" w:rsidP="00000000" w:rsidRDefault="00000000" w:rsidRPr="00000000" w14:paraId="000001E7">
            <w:pPr>
              <w:rPr/>
            </w:pPr>
            <w:r>
              <w:rPr>
                <w:color w:val="000000"/>
                <w:sz w:val="17"/>
                <w:szCs w:val="17"/>
                <w:rtl w:val="0"/>
              </w:rPr>
              <w:t xml:space="preserve">区の公募事業に選定され跡地活用。ピロティ・ラウンジ等を備える都市型。成基に最も近い私立モデル</w:t>
            </w:r>
            <w:r>
              <w:rPr>
                <w:rtl w:val="0"/>
              </w:rPr>
            </w:r>
          </w:p>
        </w:tc>
      </w:tr>
      <w:tr>
        <w:trPr>
          <w:cantSplit w:val="0"/>
          <w:tblHeader w:val="0"/>
        </w:trPr>
        <w:tc>
          <w:tcPr>
            <w:shd w:fill="edf0fa" w:val="clear"/>
            <w:tcMar>
              <w:top w:w="55.0" w:type="dxa"/>
              <w:left w:w="80.0" w:type="dxa"/>
              <w:bottom w:w="55.0" w:type="dxa"/>
              <w:right w:w="80.0" w:type="dxa"/>
            </w:tcMar>
          </w:tcPr>
          <w:p w:rsidR="00000000" w:rsidDel="00000000" w:rsidP="00000000" w:rsidRDefault="00000000" w:rsidRPr="00000000" w14:paraId="000001E8">
            <w:pPr>
              <w:rPr/>
            </w:pPr>
            <w:r>
              <w:rPr>
                <w:color w:val="000000"/>
                <w:sz w:val="17"/>
                <w:szCs w:val="17"/>
                <w:rtl w:val="0"/>
              </w:rPr>
              <w:t xml:space="preserve">東京シューレ葛飾中学校</w:t>
              <w:br w:type="textWrapping"/>
              <w:t xml:space="preserve">（東京シューレ学園・H19）</w:t>
            </w:r>
            <w:r>
              <w:rPr>
                <w:rtl w:val="0"/>
              </w:rPr>
            </w:r>
          </w:p>
        </w:tc>
        <w:tc>
          <w:tcPr>
            <w:shd w:fill="edf0fa" w:val="clear"/>
            <w:tcMar>
              <w:top w:w="55.0" w:type="dxa"/>
              <w:left w:w="80.0" w:type="dxa"/>
              <w:bottom w:w="55.0" w:type="dxa"/>
              <w:right w:w="80.0" w:type="dxa"/>
            </w:tcMar>
          </w:tcPr>
          <w:p w:rsidR="00000000" w:rsidDel="00000000" w:rsidP="00000000" w:rsidRDefault="00000000" w:rsidRPr="00000000" w14:paraId="000001E9">
            <w:pPr>
              <w:rPr/>
            </w:pPr>
            <w:r>
              <w:rPr>
                <w:color w:val="000000"/>
                <w:sz w:val="17"/>
                <w:szCs w:val="17"/>
                <w:rtl w:val="0"/>
              </w:rPr>
              <w:t xml:space="preserve">私立</w:t>
            </w:r>
            <w:r>
              <w:rPr>
                <w:rtl w:val="0"/>
              </w:rPr>
            </w:r>
          </w:p>
        </w:tc>
        <w:tc>
          <w:tcPr>
            <w:shd w:fill="edf0fa" w:val="clear"/>
            <w:tcMar>
              <w:top w:w="55.0" w:type="dxa"/>
              <w:left w:w="80.0" w:type="dxa"/>
              <w:bottom w:w="55.0" w:type="dxa"/>
              <w:right w:w="80.0" w:type="dxa"/>
            </w:tcMar>
          </w:tcPr>
          <w:p w:rsidR="00000000" w:rsidDel="00000000" w:rsidP="00000000" w:rsidRDefault="00000000" w:rsidRPr="00000000" w14:paraId="000001EA">
            <w:pPr>
              <w:rPr/>
            </w:pPr>
            <w:r>
              <w:rPr>
                <w:color w:val="000000"/>
                <w:sz w:val="17"/>
                <w:szCs w:val="17"/>
                <w:rtl w:val="0"/>
              </w:rPr>
              <w:t xml:space="preserve">都市部の小規模校舎（新小岩→2027年に江戸川区平井へ移転予定）</w:t>
            </w:r>
            <w:r>
              <w:rPr>
                <w:rtl w:val="0"/>
              </w:rPr>
            </w:r>
          </w:p>
        </w:tc>
        <w:tc>
          <w:tcPr>
            <w:shd w:fill="edf0fa" w:val="clear"/>
            <w:tcMar>
              <w:top w:w="55.0" w:type="dxa"/>
              <w:left w:w="80.0" w:type="dxa"/>
              <w:bottom w:w="55.0" w:type="dxa"/>
              <w:right w:w="80.0" w:type="dxa"/>
            </w:tcMar>
          </w:tcPr>
          <w:p w:rsidR="00000000" w:rsidDel="00000000" w:rsidP="00000000" w:rsidRDefault="00000000" w:rsidRPr="00000000" w14:paraId="000001EB">
            <w:pPr>
              <w:rPr/>
            </w:pPr>
            <w:r>
              <w:rPr>
                <w:color w:val="000000"/>
                <w:sz w:val="17"/>
                <w:szCs w:val="17"/>
                <w:rtl w:val="0"/>
              </w:rPr>
              <w:t xml:space="preserve">定員120人。フリースクール母体の少人数校。運動場は最小限で施設評価は分かれる</w:t>
            </w:r>
            <w:r>
              <w:rPr>
                <w:rtl w:val="0"/>
              </w:rPr>
            </w:r>
          </w:p>
        </w:tc>
      </w:tr>
      <w:tr>
        <w:trPr>
          <w:cantSplit w:val="0"/>
          <w:tblHeader w:val="0"/>
        </w:trPr>
        <w:tc>
          <w:tcPr>
            <w:tcMar>
              <w:top w:w="55.0" w:type="dxa"/>
              <w:left w:w="80.0" w:type="dxa"/>
              <w:bottom w:w="55.0" w:type="dxa"/>
              <w:right w:w="80.0" w:type="dxa"/>
            </w:tcMar>
          </w:tcPr>
          <w:p w:rsidR="00000000" w:rsidDel="00000000" w:rsidP="00000000" w:rsidRDefault="00000000" w:rsidRPr="00000000" w14:paraId="000001EC">
            <w:pPr>
              <w:rPr/>
            </w:pPr>
            <w:r>
              <w:rPr>
                <w:color w:val="000000"/>
                <w:sz w:val="17"/>
                <w:szCs w:val="17"/>
                <w:rtl w:val="0"/>
              </w:rPr>
              <w:t xml:space="preserve">大阪市立心和中学校</w:t>
              <w:br w:type="textWrapping"/>
              <w:t xml:space="preserve">（大阪市・R6）</w:t>
            </w:r>
            <w:r>
              <w:rPr>
                <w:rtl w:val="0"/>
              </w:rPr>
            </w:r>
          </w:p>
        </w:tc>
        <w:tc>
          <w:tcPr>
            <w:tcMar>
              <w:top w:w="55.0" w:type="dxa"/>
              <w:left w:w="80.0" w:type="dxa"/>
              <w:bottom w:w="55.0" w:type="dxa"/>
              <w:right w:w="80.0" w:type="dxa"/>
            </w:tcMar>
          </w:tcPr>
          <w:p w:rsidR="00000000" w:rsidDel="00000000" w:rsidP="00000000" w:rsidRDefault="00000000" w:rsidRPr="00000000" w14:paraId="000001ED">
            <w:pPr>
              <w:rPr/>
            </w:pPr>
            <w:r>
              <w:rPr>
                <w:color w:val="000000"/>
                <w:sz w:val="17"/>
                <w:szCs w:val="17"/>
                <w:rtl w:val="0"/>
              </w:rPr>
              <w:t xml:space="preserve">公立</w:t>
            </w:r>
            <w:r>
              <w:rPr>
                <w:rtl w:val="0"/>
              </w:rPr>
            </w:r>
          </w:p>
        </w:tc>
        <w:tc>
          <w:tcPr>
            <w:tcMar>
              <w:top w:w="55.0" w:type="dxa"/>
              <w:left w:w="80.0" w:type="dxa"/>
              <w:bottom w:w="55.0" w:type="dxa"/>
              <w:right w:w="80.0" w:type="dxa"/>
            </w:tcMar>
          </w:tcPr>
          <w:p w:rsidR="00000000" w:rsidDel="00000000" w:rsidP="00000000" w:rsidRDefault="00000000" w:rsidRPr="00000000" w14:paraId="000001EE">
            <w:pPr>
              <w:rPr/>
            </w:pPr>
            <w:r>
              <w:rPr>
                <w:color w:val="000000"/>
                <w:sz w:val="17"/>
                <w:szCs w:val="17"/>
                <w:rtl w:val="0"/>
              </w:rPr>
              <w:t xml:space="preserve">閉校した旧小学校（旧日東小）を転用（浪速区）</w:t>
            </w:r>
            <w:r>
              <w:rPr>
                <w:rtl w:val="0"/>
              </w:rPr>
            </w:r>
          </w:p>
        </w:tc>
        <w:tc>
          <w:tcPr>
            <w:tcMar>
              <w:top w:w="55.0" w:type="dxa"/>
              <w:left w:w="80.0" w:type="dxa"/>
              <w:bottom w:w="55.0" w:type="dxa"/>
              <w:right w:w="80.0" w:type="dxa"/>
            </w:tcMar>
          </w:tcPr>
          <w:p w:rsidR="00000000" w:rsidDel="00000000" w:rsidP="00000000" w:rsidRDefault="00000000" w:rsidRPr="00000000" w14:paraId="000001EF">
            <w:pPr>
              <w:rPr/>
            </w:pPr>
            <w:r>
              <w:rPr>
                <w:color w:val="000000"/>
                <w:sz w:val="17"/>
                <w:szCs w:val="17"/>
                <w:rtl w:val="0"/>
              </w:rPr>
              <w:t xml:space="preserve">昼間部（多様化学校）＋夜間学級の2部制。受入定員70名。ICT活用の個別最適学習</w:t>
            </w:r>
            <w:r>
              <w:rPr>
                <w:rtl w:val="0"/>
              </w:rPr>
            </w:r>
          </w:p>
        </w:tc>
      </w:tr>
      <w:tr>
        <w:trPr>
          <w:cantSplit w:val="0"/>
          <w:tblHeader w:val="0"/>
        </w:trPr>
        <w:tc>
          <w:tcPr>
            <w:shd w:fill="edf0fa" w:val="clear"/>
            <w:tcMar>
              <w:top w:w="55.0" w:type="dxa"/>
              <w:left w:w="80.0" w:type="dxa"/>
              <w:bottom w:w="55.0" w:type="dxa"/>
              <w:right w:w="80.0" w:type="dxa"/>
            </w:tcMar>
          </w:tcPr>
          <w:p w:rsidR="00000000" w:rsidDel="00000000" w:rsidP="00000000" w:rsidRDefault="00000000" w:rsidRPr="00000000" w14:paraId="000001F0">
            <w:pPr>
              <w:rPr/>
            </w:pPr>
            <w:r>
              <w:rPr>
                <w:color w:val="000000"/>
                <w:sz w:val="17"/>
                <w:szCs w:val="17"/>
                <w:rtl w:val="0"/>
              </w:rPr>
              <w:t xml:space="preserve">岐阜市立草潤中学校</w:t>
              <w:br w:type="textWrapping"/>
              <w:t xml:space="preserve">（岐阜市・R3）</w:t>
            </w:r>
            <w:r>
              <w:rPr>
                <w:rtl w:val="0"/>
              </w:rPr>
            </w:r>
          </w:p>
        </w:tc>
        <w:tc>
          <w:tcPr>
            <w:shd w:fill="edf0fa" w:val="clear"/>
            <w:tcMar>
              <w:top w:w="55.0" w:type="dxa"/>
              <w:left w:w="80.0" w:type="dxa"/>
              <w:bottom w:w="55.0" w:type="dxa"/>
              <w:right w:w="80.0" w:type="dxa"/>
            </w:tcMar>
          </w:tcPr>
          <w:p w:rsidR="00000000" w:rsidDel="00000000" w:rsidP="00000000" w:rsidRDefault="00000000" w:rsidRPr="00000000" w14:paraId="000001F1">
            <w:pPr>
              <w:rPr/>
            </w:pPr>
            <w:r>
              <w:rPr>
                <w:color w:val="000000"/>
                <w:sz w:val="17"/>
                <w:szCs w:val="17"/>
                <w:rtl w:val="0"/>
              </w:rPr>
              <w:t xml:space="preserve">公立</w:t>
            </w:r>
            <w:r>
              <w:rPr>
                <w:rtl w:val="0"/>
              </w:rPr>
            </w:r>
          </w:p>
        </w:tc>
        <w:tc>
          <w:tcPr>
            <w:shd w:fill="edf0fa" w:val="clear"/>
            <w:tcMar>
              <w:top w:w="55.0" w:type="dxa"/>
              <w:left w:w="80.0" w:type="dxa"/>
              <w:bottom w:w="55.0" w:type="dxa"/>
              <w:right w:w="80.0" w:type="dxa"/>
            </w:tcMar>
          </w:tcPr>
          <w:p w:rsidR="00000000" w:rsidDel="00000000" w:rsidP="00000000" w:rsidRDefault="00000000" w:rsidRPr="00000000" w14:paraId="000001F2">
            <w:pPr>
              <w:rPr/>
            </w:pPr>
            <w:r>
              <w:rPr>
                <w:color w:val="000000"/>
                <w:sz w:val="17"/>
                <w:szCs w:val="17"/>
                <w:rtl w:val="0"/>
              </w:rPr>
              <w:t xml:space="preserve">旧徹明小学校の校舎を転用（都心部）</w:t>
            </w:r>
            <w:r>
              <w:rPr>
                <w:rtl w:val="0"/>
              </w:rPr>
            </w:r>
          </w:p>
        </w:tc>
        <w:tc>
          <w:tcPr>
            <w:shd w:fill="edf0fa" w:val="clear"/>
            <w:tcMar>
              <w:top w:w="55.0" w:type="dxa"/>
              <w:left w:w="80.0" w:type="dxa"/>
              <w:bottom w:w="55.0" w:type="dxa"/>
              <w:right w:w="80.0" w:type="dxa"/>
            </w:tcMar>
          </w:tcPr>
          <w:p w:rsidR="00000000" w:rsidDel="00000000" w:rsidP="00000000" w:rsidRDefault="00000000" w:rsidRPr="00000000" w14:paraId="000001F3">
            <w:pPr>
              <w:rPr/>
            </w:pPr>
            <w:r>
              <w:rPr>
                <w:color w:val="000000"/>
                <w:sz w:val="17"/>
                <w:szCs w:val="17"/>
                <w:rtl w:val="0"/>
              </w:rPr>
              <w:t xml:space="preserve">全国的な公立モデル。既存校舎の再利用で都市部に立地</w:t>
            </w:r>
            <w:r>
              <w:rPr>
                <w:rtl w:val="0"/>
              </w:rPr>
            </w:r>
          </w:p>
        </w:tc>
      </w:tr>
      <w:tr>
        <w:trPr>
          <w:cantSplit w:val="0"/>
          <w:tblHeader w:val="0"/>
        </w:trPr>
        <w:tc>
          <w:tcPr>
            <w:tcMar>
              <w:top w:w="55.0" w:type="dxa"/>
              <w:left w:w="80.0" w:type="dxa"/>
              <w:bottom w:w="55.0" w:type="dxa"/>
              <w:right w:w="80.0" w:type="dxa"/>
            </w:tcMar>
          </w:tcPr>
          <w:p w:rsidR="00000000" w:rsidDel="00000000" w:rsidP="00000000" w:rsidRDefault="00000000" w:rsidRPr="00000000" w14:paraId="000001F4">
            <w:pPr>
              <w:rPr/>
            </w:pPr>
            <w:r>
              <w:rPr>
                <w:color w:val="000000"/>
                <w:sz w:val="17"/>
                <w:szCs w:val="17"/>
                <w:rtl w:val="0"/>
              </w:rPr>
              <w:t xml:space="preserve">分教室型（各地）</w:t>
            </w:r>
            <w:r>
              <w:rPr>
                <w:rtl w:val="0"/>
              </w:rPr>
            </w:r>
          </w:p>
        </w:tc>
        <w:tc>
          <w:tcPr>
            <w:tcMar>
              <w:top w:w="55.0" w:type="dxa"/>
              <w:left w:w="80.0" w:type="dxa"/>
              <w:bottom w:w="55.0" w:type="dxa"/>
              <w:right w:w="80.0" w:type="dxa"/>
            </w:tcMar>
          </w:tcPr>
          <w:p w:rsidR="00000000" w:rsidDel="00000000" w:rsidP="00000000" w:rsidRDefault="00000000" w:rsidRPr="00000000" w14:paraId="000001F5">
            <w:pPr>
              <w:rPr/>
            </w:pPr>
            <w:r>
              <w:rPr>
                <w:color w:val="000000"/>
                <w:sz w:val="17"/>
                <w:szCs w:val="17"/>
                <w:rtl w:val="0"/>
              </w:rPr>
              <w:t xml:space="preserve">公立</w:t>
            </w:r>
            <w:r>
              <w:rPr>
                <w:rtl w:val="0"/>
              </w:rPr>
            </w:r>
          </w:p>
        </w:tc>
        <w:tc>
          <w:tcPr>
            <w:tcMar>
              <w:top w:w="55.0" w:type="dxa"/>
              <w:left w:w="80.0" w:type="dxa"/>
              <w:bottom w:w="55.0" w:type="dxa"/>
              <w:right w:w="80.0" w:type="dxa"/>
            </w:tcMar>
          </w:tcPr>
          <w:p w:rsidR="00000000" w:rsidDel="00000000" w:rsidP="00000000" w:rsidRDefault="00000000" w:rsidRPr="00000000" w14:paraId="000001F6">
            <w:pPr>
              <w:rPr/>
            </w:pPr>
            <w:r>
              <w:rPr>
                <w:color w:val="000000"/>
                <w:sz w:val="17"/>
                <w:szCs w:val="17"/>
                <w:rtl w:val="0"/>
              </w:rPr>
              <w:t xml:space="preserve">既存中学校の空き教室・別棟・公共施設の一室</w:t>
            </w:r>
            <w:r>
              <w:rPr>
                <w:rtl w:val="0"/>
              </w:rPr>
            </w:r>
          </w:p>
        </w:tc>
        <w:tc>
          <w:tcPr>
            <w:tcMar>
              <w:top w:w="55.0" w:type="dxa"/>
              <w:left w:w="80.0" w:type="dxa"/>
              <w:bottom w:w="55.0" w:type="dxa"/>
              <w:right w:w="80.0" w:type="dxa"/>
            </w:tcMar>
          </w:tcPr>
          <w:p w:rsidR="00000000" w:rsidDel="00000000" w:rsidP="00000000" w:rsidRDefault="00000000" w:rsidRPr="00000000" w14:paraId="000001F7">
            <w:pPr>
              <w:rPr/>
            </w:pPr>
            <w:r>
              <w:rPr>
                <w:color w:val="000000"/>
                <w:sz w:val="17"/>
                <w:szCs w:val="17"/>
                <w:rtl w:val="0"/>
              </w:rPr>
              <w:t xml:space="preserve">調布市はしうち教室、町田ゆめのき等。最小の面積で始められる形態</w:t>
            </w:r>
            <w:r>
              <w:rPr>
                <w:rtl w:val="0"/>
              </w:rPr>
            </w:r>
          </w:p>
        </w:tc>
      </w:tr>
    </w:tbl>
    <w:p w:rsidR="00000000" w:rsidDel="00000000" w:rsidP="00000000" w:rsidRDefault="00000000" w:rsidRPr="00000000" w14:paraId="000001F8">
      <w:pPr>
        <w:spacing w:after="110" w:lineRule="auto"/>
        <w:rPr/>
      </w:pPr>
      <w:r>
        <w:rPr>
          <w:color w:val="595959"/>
          <w:sz w:val="16"/>
          <w:szCs w:val="16"/>
          <w:rtl w:val="0"/>
        </w:rPr>
        <w:t xml:space="preserve">※東京みらい中・草潤中・心和中はいずれも学校跡地・既存校舎の活用型。純粋なオフィスビルのテナント転用より、公共施設・跡地の活用のほうが避難・用途変更のハードルが低いため主流となっている。</w:t>
      </w:r>
      <w:r>
        <w:rPr>
          <w:rtl w:val="0"/>
        </w:rPr>
      </w:r>
    </w:p>
    <w:p w:rsidR="00000000" w:rsidDel="00000000" w:rsidP="00000000" w:rsidRDefault="00000000" w:rsidRPr="00000000" w14:paraId="000001F9">
      <w:pPr>
        <w:pStyle w:val="Heading3"/>
        <w:spacing w:after="140" w:before="240" w:lineRule="auto"/>
        <w:rPr/>
      </w:pPr>
      <w:r>
        <w:rPr>
          <w:b w:val="1"/>
          <w:bCs w:val="1"/>
          <w:color w:val="595959"/>
          <w:sz w:val="22"/>
          <w:szCs w:val="22"/>
          <w:rtl w:val="0"/>
        </w:rPr>
        <w:t xml:space="preserve">8.3.1 成基（京都）で組む場合の現実解</w:t>
      </w:r>
      <w:r>
        <w:rPr>
          <w:rtl w:val="0"/>
        </w:rPr>
      </w:r>
    </w:p>
    <w:p w:rsidR="00000000" w:rsidDel="00000000" w:rsidP="00000000" w:rsidRDefault="00000000" w:rsidRPr="00000000" w14:paraId="000001FA">
      <w:pPr>
        <w:widowControl w:val="1"/>
        <w:numPr>
          <w:ilvl w:val="0"/>
          <w:numId w:val="3"/>
        </w:numPr>
        <w:pBdr>
          <w:top w:space="0" w:sz="0" w:val="nil"/>
          <w:left w:space="0" w:sz="0" w:val="nil"/>
          <w:bottom w:space="0" w:sz="0" w:val="nil"/>
          <w:right w:space="0" w:sz="0" w:val="nil"/>
          <w:between w:space="0" w:sz="0" w:val="nil"/>
        </w:pBdr>
        <w:spacing w:after="90" w:line="300" w:lineRule="auto"/>
        <w:ind w:left="420" w:hanging="210"/>
        <w:rPr/>
      </w:pPr>
      <w:r>
        <w:rPr>
          <w:b w:val="1"/>
          <w:bCs w:val="1"/>
          <w:color w:val="000000"/>
          <w:rtl w:val="0"/>
        </w:rPr>
        <w:t xml:space="preserve">完全なオフィスビル1棟型より、（a）低層の独立区画（1〜2階）を確保し、（b）体育・運動は近隣の公共体育館・公園を借用、</w:t>
      </w:r>
      <w:del w:id="9196" w:author="Claude" w:date="2026-10-13T00:00:00Z">
        <w:r>
          <w:rPr>
            <w:b w:val="1"/>
            <w:bCs w:val="1"/>
            <w:color w:val="000000"/>
            <w:rtl w:val="0"/>
          </w:rPr>
          <w:delText xml:space="preserve">（c）特別教室・図書室はゴールフリー高等学院や塾施設と共用（第12条）</w:delText>
        </w:r>
      </w:del>
      <w:ins w:id="9197" w:author="Claude" w:date="2026-10-13T00:00:00Z">
        <w:r>
          <w:rPr>
            <w:b w:val="1"/>
            <w:bCs w:val="1"/>
            <w:color w:val="000000"/>
            <w:rtl w:val="0"/>
          </w:rPr>
          <w:t xml:space="preserve">（c）特別教室・図書室の共用は、第12条の扱い（サポート校であるゴールフリー高等学院が「他の学校等」に当たるかを含む）と共用の範囲を府と協議し、事業間の契約で定める</w:t>
        </w:r>
      </w:ins>
      <w:r>
        <w:rPr>
          <w:b w:val="1"/>
          <w:bCs w:val="1"/>
          <w:color w:val="000000"/>
          <w:rtl w:val="0"/>
        </w:rPr>
        <w:t xml:space="preserve">、という組み合わせが最も現実的。</w:t>
      </w:r>
      <w:r>
        <w:rPr>
          <w:rtl w:val="0"/>
        </w:rPr>
      </w:r>
    </w:p>
    <w:p w:rsidR="00000000" w:rsidDel="00000000" w:rsidP="00000000" w:rsidRDefault="00000000" w:rsidRPr="00000000" w14:paraId="000001FB">
      <w:pPr>
        <w:widowControl w:val="1"/>
        <w:numPr>
          <w:ilvl w:val="0"/>
          <w:numId w:val="3"/>
        </w:numPr>
        <w:pBdr>
          <w:top w:space="0" w:sz="0" w:val="nil"/>
          <w:left w:space="0" w:sz="0" w:val="nil"/>
          <w:bottom w:space="0" w:sz="0" w:val="nil"/>
          <w:right w:space="0" w:sz="0" w:val="nil"/>
          <w:between w:space="0" w:sz="0" w:val="nil"/>
        </w:pBdr>
        <w:spacing w:after="90" w:line="300" w:lineRule="auto"/>
        <w:ind w:left="420" w:hanging="210"/>
        <w:rPr/>
      </w:pPr>
      <w:r>
        <w:rPr>
          <w:color w:val="000000"/>
          <w:rtl w:val="0"/>
        </w:rPr>
        <w:t xml:space="preserve">京都市中心部（四条烏丸等）のビルなら、前段の拠点戦略（オルタナティブスクール・高等学院との共用）と同じ物件に同居させ、昼間帯を多様化学校が使う設計が投資効率上も有利。</w:t>
      </w:r>
      <w:r>
        <w:rPr>
          <w:rtl w:val="0"/>
        </w:rPr>
      </w:r>
    </w:p>
    <w:p w:rsidR="00000000" w:rsidDel="00000000" w:rsidP="00000000" w:rsidRDefault="00000000" w:rsidRPr="00000000" w14:paraId="000001FC">
      <w:pPr>
        <w:widowControl w:val="1"/>
        <w:numPr>
          <w:ilvl w:val="0"/>
          <w:numId w:val="3"/>
        </w:numPr>
        <w:pBdr>
          <w:top w:space="0" w:sz="0" w:val="nil"/>
          <w:left w:space="0" w:sz="0" w:val="nil"/>
          <w:bottom w:space="0" w:sz="0" w:val="nil"/>
          <w:right w:space="0" w:sz="0" w:val="nil"/>
          <w:between w:space="0" w:sz="0" w:val="nil"/>
        </w:pBdr>
        <w:spacing w:after="90" w:line="300" w:lineRule="auto"/>
        <w:ind w:left="420" w:hanging="210"/>
        <w:rPr/>
      </w:pPr>
      <w:r>
        <w:rPr>
          <w:b w:val="1"/>
          <w:bCs w:val="1"/>
          <w:color w:val="000000"/>
          <w:rtl w:val="0"/>
        </w:rPr>
        <w:t xml:space="preserve">用途変更・消防設備の改修費、二方向避難の確保を初期投資に必ず織り込む。物件選定は『学校利用が可能か』を建築士・消防と事前確認してから契約する。</w:t>
      </w:r>
      <w:r>
        <w:rPr>
          <w:rtl w:val="0"/>
        </w:rPr>
      </w:r>
    </w:p>
    <w:p w:rsidR="00000000" w:rsidDel="00000000" w:rsidP="00000000" w:rsidRDefault="00000000" w:rsidRPr="00000000" w14:paraId="000001FD">
      <w:pPr>
        <w:pStyle w:val="Heading2"/>
        <w:spacing w:after="180" w:before="340" w:lineRule="auto"/>
        <w:rPr/>
      </w:pPr>
      <w:r>
        <w:rPr>
          <w:b w:val="1"/>
          <w:bCs w:val="1"/>
          <w:color w:val="990011"/>
          <w:rtl w:val="0"/>
        </w:rPr>
        <w:t xml:space="preserve">8.4 手続きの流れ（私立・京都府の場合）</w:t>
      </w:r>
      <w:r>
        <w:rPr>
          <w:rtl w:val="0"/>
        </w:rPr>
      </w:r>
    </w:p>
    <w:tbl>
      <w:tblPr>
        <w:tblStyle w:val="Table14"/>
        <w:tblW w:w="9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700"/>
        <w:tblGridChange w:id="0">
          <w:tblGrid>
            <w:gridCol w:w="2400"/>
            <w:gridCol w:w="6700"/>
          </w:tblGrid>
        </w:tblGridChange>
      </w:tblGrid>
      <w:tr>
        <w:trPr>
          <w:cantSplit w:val="0"/>
          <w:tblHeader w:val="1"/>
        </w:trPr>
        <w:tc>
          <w:tcPr>
            <w:shd w:fill="1e2761" w:val="clear"/>
            <w:tcMar>
              <w:top w:w="55.0" w:type="dxa"/>
              <w:left w:w="80.0" w:type="dxa"/>
              <w:bottom w:w="55.0" w:type="dxa"/>
              <w:right w:w="80.0" w:type="dxa"/>
            </w:tcMar>
          </w:tcPr>
          <w:p w:rsidR="00000000" w:rsidDel="00000000" w:rsidP="00000000" w:rsidRDefault="00000000" w:rsidRPr="00000000" w14:paraId="000001FE">
            <w:pPr>
              <w:jc w:val="center"/>
              <w:rPr/>
            </w:pPr>
            <w:r>
              <w:rPr>
                <w:b w:val="1"/>
                <w:bCs w:val="1"/>
                <w:color w:val="ffffff"/>
                <w:sz w:val="17"/>
                <w:szCs w:val="17"/>
                <w:rtl w:val="0"/>
              </w:rPr>
              <w:t xml:space="preserve">段階</w:t>
            </w:r>
            <w:r>
              <w:rPr>
                <w:rtl w:val="0"/>
              </w:rPr>
            </w:r>
          </w:p>
        </w:tc>
        <w:tc>
          <w:tcPr>
            <w:shd w:fill="1e2761" w:val="clear"/>
            <w:tcMar>
              <w:top w:w="55.0" w:type="dxa"/>
              <w:left w:w="80.0" w:type="dxa"/>
              <w:bottom w:w="55.0" w:type="dxa"/>
              <w:right w:w="80.0" w:type="dxa"/>
            </w:tcMar>
          </w:tcPr>
          <w:p w:rsidR="00000000" w:rsidDel="00000000" w:rsidP="00000000" w:rsidRDefault="00000000" w:rsidRPr="00000000" w14:paraId="000001FF">
            <w:pPr>
              <w:jc w:val="center"/>
              <w:rPr/>
            </w:pPr>
            <w:r>
              <w:rPr>
                <w:b w:val="1"/>
                <w:bCs w:val="1"/>
                <w:color w:val="ffffff"/>
                <w:sz w:val="17"/>
                <w:szCs w:val="17"/>
                <w:rtl w:val="0"/>
              </w:rPr>
              <w:t xml:space="preserve">内容</w:t>
            </w:r>
            <w:r>
              <w:rPr>
                <w:rtl w:val="0"/>
              </w:rPr>
            </w:r>
          </w:p>
        </w:tc>
      </w:tr>
      <w:tr>
        <w:trPr>
          <w:cantSplit w:val="0"/>
          <w:tblHeader w:val="0"/>
        </w:trPr>
        <w:tc>
          <w:tcPr>
            <w:tcMar>
              <w:top w:w="55.0" w:type="dxa"/>
              <w:left w:w="80.0" w:type="dxa"/>
              <w:bottom w:w="55.0" w:type="dxa"/>
              <w:right w:w="80.0" w:type="dxa"/>
            </w:tcMar>
          </w:tcPr>
          <w:p w:rsidR="00000000" w:rsidDel="00000000" w:rsidP="00000000" w:rsidRDefault="00000000" w:rsidRPr="00000000" w14:paraId="00000200">
            <w:pPr>
              <w:rPr/>
            </w:pPr>
            <w:r>
              <w:rPr>
                <w:color w:val="000000"/>
                <w:sz w:val="17"/>
                <w:szCs w:val="17"/>
                <w:rtl w:val="0"/>
              </w:rPr>
              <w:t xml:space="preserve">事前相談</w:t>
            </w:r>
            <w:r>
              <w:rPr>
                <w:rtl w:val="0"/>
              </w:rPr>
            </w:r>
          </w:p>
        </w:tc>
        <w:tc>
          <w:tcPr>
            <w:tcMar>
              <w:top w:w="55.0" w:type="dxa"/>
              <w:left w:w="80.0" w:type="dxa"/>
              <w:bottom w:w="55.0" w:type="dxa"/>
              <w:right w:w="80.0" w:type="dxa"/>
            </w:tcMar>
          </w:tcPr>
          <w:p w:rsidR="00000000" w:rsidDel="00000000" w:rsidP="00000000" w:rsidRDefault="00000000" w:rsidRPr="00000000" w14:paraId="00000201">
            <w:pPr>
              <w:rPr/>
            </w:pPr>
            <w:r>
              <w:rPr>
                <w:color w:val="000000"/>
                <w:sz w:val="17"/>
                <w:szCs w:val="17"/>
                <w:rtl w:val="0"/>
              </w:rPr>
              <w:t xml:space="preserve">文科省マイスター派遣事業の活用／京都府私学課・建築指導課・消防への物件適合性の事前確認</w:t>
            </w:r>
            <w:r>
              <w:rPr>
                <w:rtl w:val="0"/>
              </w:rPr>
            </w:r>
          </w:p>
        </w:tc>
      </w:tr>
      <w:tr>
        <w:trPr>
          <w:cantSplit w:val="0"/>
          <w:tblHeader w:val="0"/>
        </w:trPr>
        <w:tc>
          <w:tcPr>
            <w:shd w:fill="edf0fa" w:val="clear"/>
            <w:tcMar>
              <w:top w:w="55.0" w:type="dxa"/>
              <w:left w:w="80.0" w:type="dxa"/>
              <w:bottom w:w="55.0" w:type="dxa"/>
              <w:right w:w="80.0" w:type="dxa"/>
            </w:tcMar>
          </w:tcPr>
          <w:p w:rsidR="00000000" w:rsidDel="00000000" w:rsidP="00000000" w:rsidRDefault="00000000" w:rsidRPr="00000000" w14:paraId="00000202">
            <w:pPr>
              <w:rPr/>
            </w:pPr>
            <w:r>
              <w:rPr>
                <w:color w:val="000000"/>
                <w:sz w:val="17"/>
                <w:szCs w:val="17"/>
                <w:rtl w:val="0"/>
              </w:rPr>
              <w:t xml:space="preserve">学校法人設立</w:t>
            </w:r>
            <w:r>
              <w:rPr>
                <w:rtl w:val="0"/>
              </w:rPr>
            </w:r>
          </w:p>
        </w:tc>
        <w:tc>
          <w:tcPr>
            <w:shd w:fill="edf0fa" w:val="clear"/>
            <w:tcMar>
              <w:top w:w="55.0" w:type="dxa"/>
              <w:left w:w="80.0" w:type="dxa"/>
              <w:bottom w:w="55.0" w:type="dxa"/>
              <w:right w:w="80.0" w:type="dxa"/>
            </w:tcMar>
          </w:tcPr>
          <w:p w:rsidR="00000000" w:rsidDel="00000000" w:rsidP="00000000" w:rsidRDefault="00000000" w:rsidRPr="00000000" w14:paraId="00000203">
            <w:pPr>
              <w:rPr/>
            </w:pPr>
            <w:del w:id="9198" w:author="Claude" w:date="2026-10-13T00:00:00Z">
              <w:r>
                <w:rPr>
                  <w:color w:val="000000"/>
                  <w:sz w:val="17"/>
                  <w:szCs w:val="17"/>
                  <w:rtl w:val="0"/>
                </w:rPr>
                <w:delText xml:space="preserve">株式会社成基とは別に学校法人を設立し</w:delText>
              </w:r>
            </w:del>
            <w:ins w:id="9199" w:author="Claude" w:date="2026-10-13T00:00:00Z">
              <w:r>
                <w:rPr>
                  <w:color w:val="000000"/>
                  <w:sz w:val="17"/>
                  <w:szCs w:val="17"/>
                  <w:rtl w:val="0"/>
                </w:rPr>
                <w:t xml:space="preserve">既存学校法人の承継または学校法人の新設により、株式会社成基とは別の学校法人として</w:t>
              </w:r>
            </w:ins>
            <w:r>
              <w:rPr>
                <w:color w:val="000000"/>
                <w:sz w:val="17"/>
                <w:szCs w:val="17"/>
                <w:rtl w:val="0"/>
              </w:rPr>
              <w:t xml:space="preserve">、基本財産（校地・校舎または賃借権）を確保</w:t>
            </w:r>
            <w:r>
              <w:rPr>
                <w:rtl w:val="0"/>
              </w:rPr>
            </w:r>
          </w:p>
        </w:tc>
      </w:tr>
      <w:tr>
        <w:trPr>
          <w:cantSplit w:val="0"/>
          <w:tblHeader w:val="0"/>
        </w:trPr>
        <w:tc>
          <w:tcPr>
            <w:tcMar>
              <w:top w:w="55.0" w:type="dxa"/>
              <w:left w:w="80.0" w:type="dxa"/>
              <w:bottom w:w="55.0" w:type="dxa"/>
              <w:right w:w="80.0" w:type="dxa"/>
            </w:tcMar>
          </w:tcPr>
          <w:p w:rsidR="00000000" w:rsidDel="00000000" w:rsidP="00000000" w:rsidRDefault="00000000" w:rsidRPr="00000000" w14:paraId="00000204">
            <w:pPr>
              <w:rPr/>
            </w:pPr>
            <w:r>
              <w:rPr>
                <w:color w:val="000000"/>
                <w:sz w:val="17"/>
                <w:szCs w:val="17"/>
                <w:rtl w:val="0"/>
              </w:rPr>
              <w:t xml:space="preserve">設置認可申請</w:t>
            </w:r>
            <w:r>
              <w:rPr>
                <w:rtl w:val="0"/>
              </w:rPr>
            </w:r>
          </w:p>
        </w:tc>
        <w:tc>
          <w:tcPr>
            <w:tcMar>
              <w:top w:w="55.0" w:type="dxa"/>
              <w:left w:w="80.0" w:type="dxa"/>
              <w:bottom w:w="55.0" w:type="dxa"/>
              <w:right w:w="80.0" w:type="dxa"/>
            </w:tcMar>
          </w:tcPr>
          <w:p w:rsidR="00000000" w:rsidDel="00000000" w:rsidP="00000000" w:rsidRDefault="00000000" w:rsidRPr="00000000" w14:paraId="00000205">
            <w:pPr>
              <w:rPr/>
            </w:pPr>
            <w:r>
              <w:rPr>
                <w:color w:val="000000"/>
                <w:sz w:val="17"/>
                <w:szCs w:val="17"/>
                <w:rtl w:val="0"/>
              </w:rPr>
              <w:t xml:space="preserve">京都府知事へ私立中学校の設置認可申請（私立学校審議会に諮問）。施設は設置基準の適合を審査（特例適用は個別協議）</w:t>
            </w:r>
            <w:r>
              <w:rPr>
                <w:rtl w:val="0"/>
              </w:rPr>
            </w:r>
          </w:p>
        </w:tc>
      </w:tr>
      <w:tr>
        <w:trPr>
          <w:cantSplit w:val="0"/>
          <w:tblHeader w:val="0"/>
        </w:trPr>
        <w:tc>
          <w:tcPr>
            <w:shd w:fill="edf0fa" w:val="clear"/>
            <w:tcMar>
              <w:top w:w="55.0" w:type="dxa"/>
              <w:left w:w="80.0" w:type="dxa"/>
              <w:bottom w:w="55.0" w:type="dxa"/>
              <w:right w:w="80.0" w:type="dxa"/>
            </w:tcMar>
          </w:tcPr>
          <w:p w:rsidR="00000000" w:rsidDel="00000000" w:rsidP="00000000" w:rsidRDefault="00000000" w:rsidRPr="00000000" w14:paraId="00000206">
            <w:pPr>
              <w:rPr/>
            </w:pPr>
            <w:r>
              <w:rPr>
                <w:color w:val="000000"/>
                <w:sz w:val="17"/>
                <w:szCs w:val="17"/>
                <w:rtl w:val="0"/>
              </w:rPr>
              <w:t xml:space="preserve">多様化学校の指定申請</w:t>
            </w:r>
            <w:r>
              <w:rPr>
                <w:rtl w:val="0"/>
              </w:rPr>
            </w:r>
          </w:p>
        </w:tc>
        <w:tc>
          <w:tcPr>
            <w:shd w:fill="edf0fa" w:val="clear"/>
            <w:tcMar>
              <w:top w:w="55.0" w:type="dxa"/>
              <w:left w:w="80.0" w:type="dxa"/>
              <w:bottom w:w="55.0" w:type="dxa"/>
              <w:right w:w="80.0" w:type="dxa"/>
            </w:tcMar>
          </w:tcPr>
          <w:p w:rsidR="00000000" w:rsidDel="00000000" w:rsidP="00000000" w:rsidRDefault="00000000" w:rsidRPr="00000000" w14:paraId="00000207">
            <w:pPr>
              <w:rPr/>
            </w:pPr>
            <w:r>
              <w:rPr>
                <w:color w:val="000000"/>
                <w:sz w:val="17"/>
                <w:szCs w:val="17"/>
                <w:rtl w:val="0"/>
              </w:rPr>
              <w:t xml:space="preserve">文部科学大臣へ施行規則56条の指定申請（特別の教育課程）</w:t>
            </w:r>
            <w:r>
              <w:rPr>
                <w:rtl w:val="0"/>
              </w:rPr>
            </w:r>
          </w:p>
        </w:tc>
      </w:tr>
      <w:tr>
        <w:trPr>
          <w:cantSplit w:val="0"/>
          <w:tblHeader w:val="0"/>
        </w:trPr>
        <w:tc>
          <w:tcPr>
            <w:tcMar>
              <w:top w:w="55.0" w:type="dxa"/>
              <w:left w:w="80.0" w:type="dxa"/>
              <w:bottom w:w="55.0" w:type="dxa"/>
              <w:right w:w="80.0" w:type="dxa"/>
            </w:tcMar>
          </w:tcPr>
          <w:p w:rsidR="00000000" w:rsidDel="00000000" w:rsidP="00000000" w:rsidRDefault="00000000" w:rsidRPr="00000000" w14:paraId="00000208">
            <w:pPr>
              <w:rPr/>
            </w:pPr>
            <w:r>
              <w:rPr>
                <w:color w:val="000000"/>
                <w:sz w:val="17"/>
                <w:szCs w:val="17"/>
                <w:rtl w:val="0"/>
              </w:rPr>
              <w:t xml:space="preserve">建築・消防手続き</w:t>
            </w:r>
            <w:r>
              <w:rPr>
                <w:rtl w:val="0"/>
              </w:rPr>
            </w:r>
          </w:p>
        </w:tc>
        <w:tc>
          <w:tcPr>
            <w:tcMar>
              <w:top w:w="55.0" w:type="dxa"/>
              <w:left w:w="80.0" w:type="dxa"/>
              <w:bottom w:w="55.0" w:type="dxa"/>
              <w:right w:w="80.0" w:type="dxa"/>
            </w:tcMar>
          </w:tcPr>
          <w:p w:rsidR="00000000" w:rsidDel="00000000" w:rsidP="00000000" w:rsidRDefault="00000000" w:rsidRPr="00000000" w14:paraId="00000209">
            <w:pPr>
              <w:rPr/>
            </w:pPr>
            <w:r>
              <w:rPr>
                <w:color w:val="000000"/>
                <w:sz w:val="17"/>
                <w:szCs w:val="17"/>
                <w:rtl w:val="0"/>
              </w:rPr>
              <w:t xml:space="preserve">用途変更の確認申請、消防設備の設置・検査。開校前に完了</w:t>
            </w:r>
            <w:r>
              <w:rPr>
                <w:rtl w:val="0"/>
              </w:rPr>
            </w:r>
          </w:p>
        </w:tc>
      </w:tr>
    </w:tbl>
    <w:p w:rsidR="00000000" w:rsidDel="00000000" w:rsidP="00000000" w:rsidRDefault="00000000" w:rsidRPr="00000000" w14:paraId="0000020A">
      <w:pPr>
        <w:rPr/>
      </w:pPr>
      <w:r>
        <w:br w:type="page"/>
      </w:r>
      <w:r>
        <w:rPr>
          <w:rtl w:val="0"/>
        </w:rPr>
      </w:r>
    </w:p>
    <w:p w:rsidR="00000000" w:rsidDel="00000000" w:rsidP="00000000" w:rsidRDefault="00000000" w:rsidRPr="00000000" w14:paraId="0000020B">
      <w:pPr>
        <w:pStyle w:val="Heading2"/>
        <w:spacing w:after="180" w:before="340" w:lineRule="auto"/>
        <w:rPr/>
      </w:pPr>
      <w:r>
        <w:rPr>
          <w:b w:val="1"/>
          <w:bCs w:val="1"/>
          <w:color w:val="990011"/>
          <w:rtl w:val="0"/>
        </w:rPr>
        <w:t xml:space="preserve">8.5 学校法人の役員体制：理事・評議員・監事</w:t>
      </w:r>
      <w:r>
        <w:rPr>
          <w:rtl w:val="0"/>
        </w:rPr>
      </w:r>
    </w:p>
    <w:p w:rsidR="00000000" w:rsidDel="00000000" w:rsidP="00000000" w:rsidRDefault="00000000" w:rsidRPr="00000000" w14:paraId="0000020C">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pPr>
      <w:r>
        <w:rPr>
          <w:color w:val="000000"/>
          <w:rtl w:val="0"/>
        </w:rPr>
        <w:t xml:space="preserve">根拠法：私立学校法（令和5年法律第21号による改正、令和7年4月1日施行）。学校法人の新設にあたっては、理事・監事・評議員の定数と選任方法を寄附行為で定める必要がある。</w:t>
      </w:r>
      <w:r>
        <w:rPr>
          <w:rtl w:val="0"/>
        </w:rPr>
      </w:r>
    </w:p>
    <w:p w:rsidR="00000000" w:rsidDel="00000000" w:rsidP="00000000" w:rsidRDefault="00000000" w:rsidRPr="00000000" w14:paraId="0000020D">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pPr>
      <w:r>
        <w:rPr>
          <w:color w:val="000000"/>
          <w:rtl w:val="0"/>
        </w:rPr>
        <w:t xml:space="preserve">改正の趣旨：執行（理事・理事会）と監視・監督（評議員会・監事）の役割を明確に分離し、親族・利害関係者による支配を防ぐガバナンス強化が図られている。</w:t>
      </w:r>
      <w:r>
        <w:rPr>
          <w:rtl w:val="0"/>
        </w:rPr>
      </w:r>
    </w:p>
    <w:p w:rsidR="00000000" w:rsidDel="00000000" w:rsidP="00000000" w:rsidRDefault="00000000" w:rsidRPr="00000000" w14:paraId="0000020E">
      <w:pPr>
        <w:pStyle w:val="Heading3"/>
        <w:spacing w:after="140" w:before="240" w:lineRule="auto"/>
        <w:rPr/>
      </w:pPr>
      <w:r>
        <w:rPr>
          <w:b w:val="1"/>
          <w:bCs w:val="1"/>
          <w:color w:val="595959"/>
          <w:sz w:val="22"/>
          <w:szCs w:val="22"/>
          <w:rtl w:val="0"/>
        </w:rPr>
        <w:t xml:space="preserve">8.5.1 理事（理事会）</w:t>
      </w:r>
      <w:r>
        <w:rPr>
          <w:rtl w:val="0"/>
        </w:rPr>
      </w:r>
    </w:p>
    <w:p w:rsidR="00000000" w:rsidDel="00000000" w:rsidP="00000000" w:rsidRDefault="00000000" w:rsidRPr="00000000" w14:paraId="0000020F">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pPr>
      <w:r>
        <w:rPr>
          <w:color w:val="000000"/>
          <w:rtl w:val="0"/>
        </w:rPr>
        <w:t xml:space="preserve">定数：5人以上（寄附行為でこれを上回る人数を定めることも可）。</w:t>
      </w:r>
      <w:r>
        <w:rPr>
          <w:rtl w:val="0"/>
        </w:rPr>
      </w:r>
    </w:p>
    <w:p w:rsidR="00000000" w:rsidDel="00000000" w:rsidP="00000000" w:rsidRDefault="00000000" w:rsidRPr="00000000" w14:paraId="00000210">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pPr>
      <w:r>
        <w:rPr>
          <w:color w:val="000000"/>
          <w:rtl w:val="0"/>
        </w:rPr>
        <w:t xml:space="preserve">必須構成：設置する学校（本構想では中学校）の校長を1人以上含む。</w:t>
      </w:r>
      <w:r>
        <w:rPr>
          <w:rtl w:val="0"/>
        </w:rPr>
      </w:r>
    </w:p>
    <w:p w:rsidR="00000000" w:rsidDel="00000000" w:rsidP="00000000" w:rsidRDefault="00000000" w:rsidRPr="00000000" w14:paraId="00000211">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pPr>
      <w:r>
        <w:rPr>
          <w:color w:val="000000"/>
          <w:rtl w:val="0"/>
        </w:rPr>
        <w:t xml:space="preserve">外部理事：役員・職員・子法人役職員のいずれでもない者を1人以上含む（大規模な「大臣所轄学校法人等」は2人以上。本構想規模の知事所轄学校法人では1人以上で足りる）。</w:t>
      </w:r>
      <w:r>
        <w:rPr>
          <w:rtl w:val="0"/>
        </w:rPr>
      </w:r>
    </w:p>
    <w:p w:rsidR="00000000" w:rsidDel="00000000" w:rsidP="00000000" w:rsidRDefault="00000000" w:rsidRPr="00000000" w14:paraId="00000212">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pPr>
      <w:r>
        <w:rPr>
          <w:color w:val="000000"/>
          <w:rtl w:val="0"/>
        </w:rPr>
        <w:t xml:space="preserve">評議員との兼職：理事は評議員を兼ねることができない。</w:t>
      </w:r>
      <w:r>
        <w:rPr>
          <w:rtl w:val="0"/>
        </w:rPr>
      </w:r>
    </w:p>
    <w:p w:rsidR="00000000" w:rsidDel="00000000" w:rsidP="00000000" w:rsidRDefault="00000000" w:rsidRPr="00000000" w14:paraId="00000213">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pPr>
      <w:r>
        <w:rPr>
          <w:color w:val="000000"/>
          <w:rtl w:val="0"/>
        </w:rPr>
        <w:t xml:space="preserve">親族・特別利害関係の制限：配偶者又は三親等以内の親族等、特別利害関係にある者同士が理事会に偏在しないよう、他の2人以上の理事・1人以上の監事・2人以上の評議員と特別利害関係を有する者にはなれない。特別利害関係を有する理事の合計は理事総数の3分の1を超えてはならない。</w:t>
      </w:r>
      <w:r>
        <w:rPr>
          <w:rtl w:val="0"/>
        </w:rPr>
      </w:r>
    </w:p>
    <w:p w:rsidR="00000000" w:rsidDel="00000000" w:rsidP="00000000" w:rsidRDefault="00000000" w:rsidRPr="00000000" w14:paraId="00000214">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pPr>
      <w:r>
        <w:rPr>
          <w:color w:val="000000"/>
          <w:rtl w:val="0"/>
        </w:rPr>
        <w:t xml:space="preserve">任期：寄附行為で定めるが上限4年（再任可）。</w:t>
      </w:r>
      <w:r>
        <w:rPr>
          <w:rtl w:val="0"/>
        </w:rPr>
      </w:r>
    </w:p>
    <w:p w:rsidR="00000000" w:rsidDel="00000000" w:rsidP="00000000" w:rsidRDefault="00000000" w:rsidRPr="00000000" w14:paraId="00000215">
      <w:pPr>
        <w:pStyle w:val="Heading3"/>
        <w:spacing w:after="140" w:before="240" w:lineRule="auto"/>
        <w:rPr/>
      </w:pPr>
      <w:r>
        <w:rPr>
          <w:b w:val="1"/>
          <w:bCs w:val="1"/>
          <w:color w:val="595959"/>
          <w:sz w:val="22"/>
          <w:szCs w:val="22"/>
          <w:rtl w:val="0"/>
        </w:rPr>
        <w:t xml:space="preserve">8.5.2 監事</w:t>
      </w:r>
      <w:r>
        <w:rPr>
          <w:rtl w:val="0"/>
        </w:rPr>
      </w:r>
    </w:p>
    <w:p w:rsidR="00000000" w:rsidDel="00000000" w:rsidP="00000000" w:rsidRDefault="00000000" w:rsidRPr="00000000" w14:paraId="00000216">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pPr>
      <w:r>
        <w:rPr>
          <w:color w:val="000000"/>
          <w:rtl w:val="0"/>
        </w:rPr>
        <w:t xml:space="preserve">定数：2人以上。</w:t>
      </w:r>
      <w:r>
        <w:rPr>
          <w:rtl w:val="0"/>
        </w:rPr>
      </w:r>
    </w:p>
    <w:p w:rsidR="00000000" w:rsidDel="00000000" w:rsidP="00000000" w:rsidRDefault="00000000" w:rsidRPr="00000000" w14:paraId="00000217">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pPr>
      <w:r>
        <w:rPr>
          <w:color w:val="000000"/>
          <w:rtl w:val="0"/>
        </w:rPr>
        <w:t xml:space="preserve">兼職禁止：理事・評議員・職員との兼職は不可。直近に役員・職員であった者の就任にも制限がある。</w:t>
      </w:r>
      <w:r>
        <w:rPr>
          <w:rtl w:val="0"/>
        </w:rPr>
      </w:r>
    </w:p>
    <w:p w:rsidR="00000000" w:rsidDel="00000000" w:rsidP="00000000" w:rsidRDefault="00000000" w:rsidRPr="00000000" w14:paraId="00000218">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pPr>
      <w:r>
        <w:rPr>
          <w:color w:val="000000"/>
          <w:rtl w:val="0"/>
        </w:rPr>
        <w:t xml:space="preserve">親族・特別利害関係の制限：他の監事又は2人以上の評議員と特別利害関係を有する者は選任できない。</w:t>
      </w:r>
      <w:r>
        <w:rPr>
          <w:rtl w:val="0"/>
        </w:rPr>
      </w:r>
    </w:p>
    <w:p w:rsidR="00000000" w:rsidDel="00000000" w:rsidP="00000000" w:rsidRDefault="00000000" w:rsidRPr="00000000" w14:paraId="00000219">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pPr>
      <w:r>
        <w:rPr>
          <w:color w:val="000000"/>
          <w:rtl w:val="0"/>
        </w:rPr>
        <w:t xml:space="preserve">常勤義務：事業規模の大きい「大臣所轄学校法人等」は常勤監事の選定が必要。本構想規模の知事所轄学校法人では非常勤で足りる。</w:t>
      </w:r>
      <w:r>
        <w:rPr>
          <w:rtl w:val="0"/>
        </w:rPr>
      </w:r>
    </w:p>
    <w:p w:rsidR="00000000" w:rsidDel="00000000" w:rsidP="00000000" w:rsidRDefault="00000000" w:rsidRPr="00000000" w14:paraId="0000021A">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pPr>
      <w:r>
        <w:rPr>
          <w:color w:val="000000"/>
          <w:rtl w:val="0"/>
        </w:rPr>
        <w:t xml:space="preserve">選任：評議員会の決議による。</w:t>
      </w:r>
      <w:r>
        <w:rPr>
          <w:rtl w:val="0"/>
        </w:rPr>
      </w:r>
    </w:p>
    <w:p w:rsidR="00000000" w:rsidDel="00000000" w:rsidP="00000000" w:rsidRDefault="00000000" w:rsidRPr="00000000" w14:paraId="0000021B">
      <w:pPr>
        <w:pStyle w:val="Heading3"/>
        <w:spacing w:after="140" w:before="240" w:lineRule="auto"/>
        <w:rPr/>
      </w:pPr>
      <w:r>
        <w:rPr>
          <w:b w:val="1"/>
          <w:bCs w:val="1"/>
          <w:color w:val="595959"/>
          <w:sz w:val="22"/>
          <w:szCs w:val="22"/>
          <w:rtl w:val="0"/>
        </w:rPr>
        <w:t xml:space="preserve">8.5.3 評議員（評議員会）</w:t>
      </w:r>
      <w:r>
        <w:rPr>
          <w:rtl w:val="0"/>
        </w:rPr>
      </w:r>
    </w:p>
    <w:p w:rsidR="00000000" w:rsidDel="00000000" w:rsidP="00000000" w:rsidRDefault="00000000" w:rsidRPr="00000000" w14:paraId="0000021C">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pPr>
      <w:r>
        <w:rPr>
          <w:color w:val="000000"/>
          <w:rtl w:val="0"/>
        </w:rPr>
        <w:t xml:space="preserve">定数：6人以上、かつ寄附行為で定める理事の定数を超える数（例：理事6人なら評議員は7人以上）。</w:t>
      </w:r>
      <w:r>
        <w:rPr>
          <w:rtl w:val="0"/>
        </w:rPr>
      </w:r>
    </w:p>
    <w:p w:rsidR="00000000" w:rsidDel="00000000" w:rsidP="00000000" w:rsidRDefault="00000000" w:rsidRPr="00000000" w14:paraId="0000021D">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pPr>
      <w:r>
        <w:rPr>
          <w:color w:val="000000"/>
          <w:rtl w:val="0"/>
        </w:rPr>
        <w:t xml:space="preserve">資格要件：学校の教育・研究の特性を理解し、学校法人の適正な運営に必要な識見を有する者。年齢・性別・職業等に著しい偏りが生じないよう配慮する。</w:t>
      </w:r>
      <w:r>
        <w:rPr>
          <w:rtl w:val="0"/>
        </w:rPr>
      </w:r>
    </w:p>
    <w:p w:rsidR="00000000" w:rsidDel="00000000" w:rsidP="00000000" w:rsidRDefault="00000000" w:rsidRPr="00000000" w14:paraId="0000021E">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pPr>
      <w:r>
        <w:rPr>
          <w:color w:val="000000"/>
          <w:rtl w:val="0"/>
        </w:rPr>
        <w:t xml:space="preserve">必須構成：学校法人の職員である評議員を1人以上、卒業生（25歳以上）である評議員を1人以上含む。</w:t>
      </w:r>
      <w:ins w:id="9200" w:author="Claude" w:date="2026-10-13T00:00:00Z">
        <w:r>
          <w:rPr>
            <w:color w:val="000000"/>
            <w:rtl w:val="0"/>
          </w:rPr>
          <w:t xml:space="preserve">（新設で卒業生がいない場合等の適用は個別に確認する）</w:t>
        </w:r>
      </w:ins>
      <w:r>
        <w:rPr>
          <w:rtl w:val="0"/>
        </w:rPr>
      </w:r>
    </w:p>
    <w:p w:rsidR="00000000" w:rsidDel="00000000" w:rsidP="00000000" w:rsidRDefault="00000000" w:rsidRPr="00000000" w14:paraId="0000021F">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pPr>
      <w:r>
        <w:rPr>
          <w:color w:val="000000"/>
          <w:rtl w:val="0"/>
        </w:rPr>
        <w:t xml:space="preserve">構成比の上限：職員である評議員は評議員総数の3分の1を超えてはならない。理事又は理事会が選任した評議員は評議員総数の2分の1を超えてはならない。</w:t>
      </w:r>
      <w:r>
        <w:rPr>
          <w:rtl w:val="0"/>
        </w:rPr>
      </w:r>
    </w:p>
    <w:p w:rsidR="00000000" w:rsidDel="00000000" w:rsidP="00000000" w:rsidRDefault="00000000" w:rsidRPr="00000000" w14:paraId="00000220">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pPr>
      <w:r>
        <w:rPr>
          <w:color w:val="000000"/>
          <w:rtl w:val="0"/>
        </w:rPr>
        <w:t xml:space="preserve">親族・特別利害関係の制限：役員又は他の評議員と特別利害関係を有する者、および子法人の役職員である評議員の合計は、評議員総数の6分の1を超えてはならない（法施行後の経過措置期間中は3分の1）。</w:t>
      </w:r>
      <w:r>
        <w:rPr>
          <w:rtl w:val="0"/>
        </w:rPr>
      </w:r>
    </w:p>
    <w:p w:rsidR="00000000" w:rsidDel="00000000" w:rsidP="00000000" w:rsidRDefault="00000000" w:rsidRPr="00000000" w14:paraId="00000221">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pPr>
      <w:r>
        <w:rPr>
          <w:color w:val="000000"/>
          <w:rtl w:val="0"/>
        </w:rPr>
        <w:t xml:space="preserve">理事との兼職：評議員は理事を兼ねることができない。</w:t>
      </w:r>
      <w:r>
        <w:rPr>
          <w:rtl w:val="0"/>
        </w:rPr>
      </w:r>
    </w:p>
    <w:p w:rsidR="00000000" w:rsidDel="00000000" w:rsidP="00000000" w:rsidRDefault="00000000" w:rsidRPr="00000000" w14:paraId="00000222">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pPr>
      <w:r>
        <w:rPr>
          <w:color w:val="000000"/>
          <w:rtl w:val="0"/>
        </w:rPr>
        <w:t xml:space="preserve">任期：寄附行為で定めるが上限6年（再任可）。</w:t>
      </w:r>
      <w:r>
        <w:rPr>
          <w:rtl w:val="0"/>
        </w:rPr>
      </w:r>
    </w:p>
    <w:p w:rsidR="00000000" w:rsidDel="00000000" w:rsidP="00000000" w:rsidRDefault="00000000" w:rsidRPr="00000000" w14:paraId="00000223">
      <w:pPr>
        <w:pStyle w:val="Heading3"/>
        <w:spacing w:after="140" w:before="240" w:lineRule="auto"/>
        <w:rPr/>
      </w:pPr>
      <w:r>
        <w:rPr>
          <w:b w:val="1"/>
          <w:bCs w:val="1"/>
          <w:color w:val="595959"/>
          <w:sz w:val="22"/>
          <w:szCs w:val="22"/>
          <w:rtl w:val="0"/>
        </w:rPr>
        <w:t xml:space="preserve">8.5.4 定数・要件・親族制限のまとめ</w:t>
      </w:r>
      <w:r>
        <w:rPr>
          <w:rtl w:val="0"/>
        </w:rPr>
      </w:r>
    </w:p>
    <w:tbl>
      <w:tblPr>
        <w:tblStyle w:val="Table15"/>
        <w:tblW w:w="9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200"/>
        <w:gridCol w:w="2400"/>
        <w:gridCol w:w="2800"/>
        <w:tblGridChange w:id="0">
          <w:tblGrid>
            <w:gridCol w:w="1700"/>
            <w:gridCol w:w="2200"/>
            <w:gridCol w:w="2400"/>
            <w:gridCol w:w="2800"/>
          </w:tblGrid>
        </w:tblGridChange>
      </w:tblGrid>
      <w:tr>
        <w:trPr>
          <w:cantSplit w:val="0"/>
          <w:tblHeader w:val="1"/>
        </w:trPr>
        <w:tc>
          <w:tcPr>
            <w:shd w:fill="1e2761" w:val="clear"/>
            <w:tcMar>
              <w:top w:w="55.0" w:type="dxa"/>
              <w:left w:w="80.0" w:type="dxa"/>
              <w:bottom w:w="55.0" w:type="dxa"/>
              <w:right w:w="80.0" w:type="dxa"/>
            </w:tcMar>
          </w:tcPr>
          <w:p w:rsidR="00000000" w:rsidDel="00000000" w:rsidP="00000000" w:rsidRDefault="00000000" w:rsidRPr="00000000" w14:paraId="00000224">
            <w:pPr>
              <w:jc w:val="center"/>
              <w:rPr/>
            </w:pPr>
            <w:r>
              <w:rPr>
                <w:b w:val="1"/>
                <w:bCs w:val="1"/>
                <w:color w:val="ffffff"/>
                <w:sz w:val="17"/>
                <w:szCs w:val="17"/>
                <w:rtl w:val="0"/>
              </w:rPr>
              <w:t xml:space="preserve">区分</w:t>
            </w:r>
            <w:r>
              <w:rPr>
                <w:rtl w:val="0"/>
              </w:rPr>
            </w:r>
          </w:p>
        </w:tc>
        <w:tc>
          <w:tcPr>
            <w:shd w:fill="1e2761" w:val="clear"/>
            <w:tcMar>
              <w:top w:w="55.0" w:type="dxa"/>
              <w:left w:w="80.0" w:type="dxa"/>
              <w:bottom w:w="55.0" w:type="dxa"/>
              <w:right w:w="80.0" w:type="dxa"/>
            </w:tcMar>
          </w:tcPr>
          <w:p w:rsidR="00000000" w:rsidDel="00000000" w:rsidP="00000000" w:rsidRDefault="00000000" w:rsidRPr="00000000" w14:paraId="00000225">
            <w:pPr>
              <w:jc w:val="center"/>
              <w:rPr/>
            </w:pPr>
            <w:r>
              <w:rPr>
                <w:b w:val="1"/>
                <w:bCs w:val="1"/>
                <w:color w:val="ffffff"/>
                <w:sz w:val="17"/>
                <w:szCs w:val="17"/>
                <w:rtl w:val="0"/>
              </w:rPr>
              <w:t xml:space="preserve">定数</w:t>
            </w:r>
            <w:r>
              <w:rPr>
                <w:rtl w:val="0"/>
              </w:rPr>
            </w:r>
          </w:p>
        </w:tc>
        <w:tc>
          <w:tcPr>
            <w:shd w:fill="1e2761" w:val="clear"/>
            <w:tcMar>
              <w:top w:w="55.0" w:type="dxa"/>
              <w:left w:w="80.0" w:type="dxa"/>
              <w:bottom w:w="55.0" w:type="dxa"/>
              <w:right w:w="80.0" w:type="dxa"/>
            </w:tcMar>
          </w:tcPr>
          <w:p w:rsidR="00000000" w:rsidDel="00000000" w:rsidP="00000000" w:rsidRDefault="00000000" w:rsidRPr="00000000" w14:paraId="00000226">
            <w:pPr>
              <w:jc w:val="center"/>
              <w:rPr/>
            </w:pPr>
            <w:r>
              <w:rPr>
                <w:b w:val="1"/>
                <w:bCs w:val="1"/>
                <w:color w:val="ffffff"/>
                <w:sz w:val="17"/>
                <w:szCs w:val="17"/>
                <w:rtl w:val="0"/>
              </w:rPr>
              <w:t xml:space="preserve">主な資格要件</w:t>
            </w:r>
            <w:r>
              <w:rPr>
                <w:rtl w:val="0"/>
              </w:rPr>
            </w:r>
          </w:p>
        </w:tc>
        <w:tc>
          <w:tcPr>
            <w:shd w:fill="1e2761" w:val="clear"/>
            <w:tcMar>
              <w:top w:w="55.0" w:type="dxa"/>
              <w:left w:w="80.0" w:type="dxa"/>
              <w:bottom w:w="55.0" w:type="dxa"/>
              <w:right w:w="80.0" w:type="dxa"/>
            </w:tcMar>
          </w:tcPr>
          <w:p w:rsidR="00000000" w:rsidDel="00000000" w:rsidP="00000000" w:rsidRDefault="00000000" w:rsidRPr="00000000" w14:paraId="00000227">
            <w:pPr>
              <w:jc w:val="center"/>
              <w:rPr/>
            </w:pPr>
            <w:r>
              <w:rPr>
                <w:b w:val="1"/>
                <w:bCs w:val="1"/>
                <w:color w:val="ffffff"/>
                <w:sz w:val="17"/>
                <w:szCs w:val="17"/>
                <w:rtl w:val="0"/>
              </w:rPr>
              <w:t xml:space="preserve">親族・特別利害関係の制限</w:t>
            </w:r>
            <w:r>
              <w:rPr>
                <w:rtl w:val="0"/>
              </w:rPr>
            </w:r>
          </w:p>
        </w:tc>
      </w:tr>
      <w:tr>
        <w:trPr>
          <w:cantSplit w:val="0"/>
          <w:tblHeader w:val="0"/>
        </w:trPr>
        <w:tc>
          <w:tcPr>
            <w:tcMar>
              <w:top w:w="55.0" w:type="dxa"/>
              <w:left w:w="80.0" w:type="dxa"/>
              <w:bottom w:w="55.0" w:type="dxa"/>
              <w:right w:w="80.0" w:type="dxa"/>
            </w:tcMar>
          </w:tcPr>
          <w:p w:rsidR="00000000" w:rsidDel="00000000" w:rsidP="00000000" w:rsidRDefault="00000000" w:rsidRPr="00000000" w14:paraId="00000228">
            <w:pPr>
              <w:rPr/>
            </w:pPr>
            <w:r>
              <w:rPr>
                <w:color w:val="000000"/>
                <w:sz w:val="17"/>
                <w:szCs w:val="17"/>
                <w:rtl w:val="0"/>
              </w:rPr>
              <w:t xml:space="preserve">理事（理事会）</w:t>
            </w:r>
            <w:r>
              <w:rPr>
                <w:rtl w:val="0"/>
              </w:rPr>
            </w:r>
          </w:p>
        </w:tc>
        <w:tc>
          <w:tcPr>
            <w:tcMar>
              <w:top w:w="55.0" w:type="dxa"/>
              <w:left w:w="80.0" w:type="dxa"/>
              <w:bottom w:w="55.0" w:type="dxa"/>
              <w:right w:w="80.0" w:type="dxa"/>
            </w:tcMar>
          </w:tcPr>
          <w:p w:rsidR="00000000" w:rsidDel="00000000" w:rsidP="00000000" w:rsidRDefault="00000000" w:rsidRPr="00000000" w14:paraId="00000229">
            <w:pPr>
              <w:rPr/>
            </w:pPr>
            <w:r>
              <w:rPr>
                <w:color w:val="000000"/>
                <w:sz w:val="17"/>
                <w:szCs w:val="17"/>
                <w:rtl w:val="0"/>
              </w:rPr>
              <w:t xml:space="preserve">5人以上</w:t>
            </w:r>
            <w:r>
              <w:rPr>
                <w:rtl w:val="0"/>
              </w:rPr>
            </w:r>
          </w:p>
        </w:tc>
        <w:tc>
          <w:tcPr>
            <w:tcMar>
              <w:top w:w="55.0" w:type="dxa"/>
              <w:left w:w="80.0" w:type="dxa"/>
              <w:bottom w:w="55.0" w:type="dxa"/>
              <w:right w:w="80.0" w:type="dxa"/>
            </w:tcMar>
          </w:tcPr>
          <w:p w:rsidR="00000000" w:rsidDel="00000000" w:rsidP="00000000" w:rsidRDefault="00000000" w:rsidRPr="00000000" w14:paraId="0000022A">
            <w:pPr>
              <w:rPr/>
            </w:pPr>
            <w:r>
              <w:rPr>
                <w:color w:val="000000"/>
                <w:sz w:val="17"/>
                <w:szCs w:val="17"/>
                <w:rtl w:val="0"/>
              </w:rPr>
              <w:t xml:space="preserve">校長1人以上・外部理事1人以上を含む。評議員との兼職不可。</w:t>
            </w:r>
            <w:r>
              <w:rPr>
                <w:rtl w:val="0"/>
              </w:rPr>
            </w:r>
          </w:p>
        </w:tc>
        <w:tc>
          <w:tcPr>
            <w:tcMar>
              <w:top w:w="55.0" w:type="dxa"/>
              <w:left w:w="80.0" w:type="dxa"/>
              <w:bottom w:w="55.0" w:type="dxa"/>
              <w:right w:w="80.0" w:type="dxa"/>
            </w:tcMar>
          </w:tcPr>
          <w:p w:rsidR="00000000" w:rsidDel="00000000" w:rsidP="00000000" w:rsidRDefault="00000000" w:rsidRPr="00000000" w14:paraId="0000022B">
            <w:pPr>
              <w:rPr/>
            </w:pPr>
            <w:r>
              <w:rPr>
                <w:color w:val="000000"/>
                <w:sz w:val="17"/>
                <w:szCs w:val="17"/>
                <w:rtl w:val="0"/>
              </w:rPr>
              <w:t xml:space="preserve">配偶者・三親等以内の親族等と特別利害関係を有する理事は理事総数の1/3以下。</w:t>
            </w:r>
            <w:r>
              <w:rPr>
                <w:rtl w:val="0"/>
              </w:rPr>
            </w:r>
          </w:p>
        </w:tc>
      </w:tr>
      <w:tr>
        <w:trPr>
          <w:cantSplit w:val="0"/>
          <w:tblHeader w:val="0"/>
        </w:trPr>
        <w:tc>
          <w:tcPr>
            <w:tcMar>
              <w:top w:w="55.0" w:type="dxa"/>
              <w:left w:w="80.0" w:type="dxa"/>
              <w:bottom w:w="55.0" w:type="dxa"/>
              <w:right w:w="80.0" w:type="dxa"/>
            </w:tcMar>
          </w:tcPr>
          <w:p w:rsidR="00000000" w:rsidDel="00000000" w:rsidP="00000000" w:rsidRDefault="00000000" w:rsidRPr="00000000" w14:paraId="0000022C">
            <w:pPr>
              <w:rPr/>
            </w:pPr>
            <w:r>
              <w:rPr>
                <w:color w:val="000000"/>
                <w:sz w:val="17"/>
                <w:szCs w:val="17"/>
                <w:rtl w:val="0"/>
              </w:rPr>
              <w:t xml:space="preserve">監事</w:t>
            </w:r>
            <w:r>
              <w:rPr>
                <w:rtl w:val="0"/>
              </w:rPr>
            </w:r>
          </w:p>
        </w:tc>
        <w:tc>
          <w:tcPr>
            <w:tcMar>
              <w:top w:w="55.0" w:type="dxa"/>
              <w:left w:w="80.0" w:type="dxa"/>
              <w:bottom w:w="55.0" w:type="dxa"/>
              <w:right w:w="80.0" w:type="dxa"/>
            </w:tcMar>
          </w:tcPr>
          <w:p w:rsidR="00000000" w:rsidDel="00000000" w:rsidP="00000000" w:rsidRDefault="00000000" w:rsidRPr="00000000" w14:paraId="0000022D">
            <w:pPr>
              <w:rPr/>
            </w:pPr>
            <w:r>
              <w:rPr>
                <w:color w:val="000000"/>
                <w:sz w:val="17"/>
                <w:szCs w:val="17"/>
                <w:rtl w:val="0"/>
              </w:rPr>
              <w:t xml:space="preserve">2人以上</w:t>
            </w:r>
            <w:r>
              <w:rPr>
                <w:rtl w:val="0"/>
              </w:rPr>
            </w:r>
          </w:p>
        </w:tc>
        <w:tc>
          <w:tcPr>
            <w:tcMar>
              <w:top w:w="55.0" w:type="dxa"/>
              <w:left w:w="80.0" w:type="dxa"/>
              <w:bottom w:w="55.0" w:type="dxa"/>
              <w:right w:w="80.0" w:type="dxa"/>
            </w:tcMar>
          </w:tcPr>
          <w:p w:rsidR="00000000" w:rsidDel="00000000" w:rsidP="00000000" w:rsidRDefault="00000000" w:rsidRPr="00000000" w14:paraId="0000022E">
            <w:pPr>
              <w:rPr/>
            </w:pPr>
            <w:r>
              <w:rPr>
                <w:color w:val="000000"/>
                <w:sz w:val="17"/>
                <w:szCs w:val="17"/>
                <w:rtl w:val="0"/>
              </w:rPr>
              <w:t xml:space="preserve">理事・評議員・職員との兼職不可。</w:t>
            </w:r>
            <w:r>
              <w:rPr>
                <w:rtl w:val="0"/>
              </w:rPr>
            </w:r>
          </w:p>
        </w:tc>
        <w:tc>
          <w:tcPr>
            <w:tcMar>
              <w:top w:w="55.0" w:type="dxa"/>
              <w:left w:w="80.0" w:type="dxa"/>
              <w:bottom w:w="55.0" w:type="dxa"/>
              <w:right w:w="80.0" w:type="dxa"/>
            </w:tcMar>
          </w:tcPr>
          <w:p w:rsidR="00000000" w:rsidDel="00000000" w:rsidP="00000000" w:rsidRDefault="00000000" w:rsidRPr="00000000" w14:paraId="0000022F">
            <w:pPr>
              <w:rPr/>
            </w:pPr>
            <w:r>
              <w:rPr>
                <w:color w:val="000000"/>
                <w:sz w:val="17"/>
                <w:szCs w:val="17"/>
                <w:rtl w:val="0"/>
              </w:rPr>
              <w:t xml:space="preserve">他の監事又は評議員2人以上と特別利害関係を有する者は選任不可。</w:t>
            </w:r>
            <w:r>
              <w:rPr>
                <w:rtl w:val="0"/>
              </w:rPr>
            </w:r>
          </w:p>
        </w:tc>
      </w:tr>
      <w:tr>
        <w:trPr>
          <w:cantSplit w:val="0"/>
          <w:tblHeader w:val="0"/>
        </w:trPr>
        <w:tc>
          <w:tcPr>
            <w:tcMar>
              <w:top w:w="55.0" w:type="dxa"/>
              <w:left w:w="80.0" w:type="dxa"/>
              <w:bottom w:w="55.0" w:type="dxa"/>
              <w:right w:w="80.0" w:type="dxa"/>
            </w:tcMar>
          </w:tcPr>
          <w:p w:rsidR="00000000" w:rsidDel="00000000" w:rsidP="00000000" w:rsidRDefault="00000000" w:rsidRPr="00000000" w14:paraId="00000230">
            <w:pPr>
              <w:rPr/>
            </w:pPr>
            <w:r>
              <w:rPr>
                <w:color w:val="000000"/>
                <w:sz w:val="17"/>
                <w:szCs w:val="17"/>
                <w:rtl w:val="0"/>
              </w:rPr>
              <w:t xml:space="preserve">評議員（評議員会）</w:t>
            </w:r>
            <w:r>
              <w:rPr>
                <w:rtl w:val="0"/>
              </w:rPr>
            </w:r>
          </w:p>
        </w:tc>
        <w:tc>
          <w:tcPr>
            <w:tcMar>
              <w:top w:w="55.0" w:type="dxa"/>
              <w:left w:w="80.0" w:type="dxa"/>
              <w:bottom w:w="55.0" w:type="dxa"/>
              <w:right w:w="80.0" w:type="dxa"/>
            </w:tcMar>
          </w:tcPr>
          <w:p w:rsidR="00000000" w:rsidDel="00000000" w:rsidP="00000000" w:rsidRDefault="00000000" w:rsidRPr="00000000" w14:paraId="00000231">
            <w:pPr>
              <w:rPr/>
            </w:pPr>
            <w:r>
              <w:rPr>
                <w:color w:val="000000"/>
                <w:sz w:val="17"/>
                <w:szCs w:val="17"/>
                <w:rtl w:val="0"/>
              </w:rPr>
              <w:t xml:space="preserve">6人以上（理事定数を超える数）</w:t>
            </w:r>
            <w:r>
              <w:rPr>
                <w:rtl w:val="0"/>
              </w:rPr>
            </w:r>
          </w:p>
        </w:tc>
        <w:tc>
          <w:tcPr>
            <w:tcMar>
              <w:top w:w="55.0" w:type="dxa"/>
              <w:left w:w="80.0" w:type="dxa"/>
              <w:bottom w:w="55.0" w:type="dxa"/>
              <w:right w:w="80.0" w:type="dxa"/>
            </w:tcMar>
          </w:tcPr>
          <w:p w:rsidR="00000000" w:rsidDel="00000000" w:rsidP="00000000" w:rsidRDefault="00000000" w:rsidRPr="00000000" w14:paraId="00000232">
            <w:pPr>
              <w:rPr/>
            </w:pPr>
            <w:r>
              <w:rPr>
                <w:color w:val="000000"/>
                <w:sz w:val="17"/>
                <w:szCs w:val="17"/>
                <w:rtl w:val="0"/>
              </w:rPr>
              <w:t xml:space="preserve">職員1人以上・25歳以上の卒業生1人以上を含む。理事との兼職不可。</w:t>
            </w:r>
            <w:r>
              <w:rPr>
                <w:rtl w:val="0"/>
              </w:rPr>
            </w:r>
          </w:p>
        </w:tc>
        <w:tc>
          <w:tcPr>
            <w:tcMar>
              <w:top w:w="55.0" w:type="dxa"/>
              <w:left w:w="80.0" w:type="dxa"/>
              <w:bottom w:w="55.0" w:type="dxa"/>
              <w:right w:w="80.0" w:type="dxa"/>
            </w:tcMar>
          </w:tcPr>
          <w:p w:rsidR="00000000" w:rsidDel="00000000" w:rsidP="00000000" w:rsidRDefault="00000000" w:rsidRPr="00000000" w14:paraId="00000233">
            <w:pPr>
              <w:rPr/>
            </w:pPr>
            <w:r>
              <w:rPr>
                <w:color w:val="000000"/>
                <w:sz w:val="17"/>
                <w:szCs w:val="17"/>
                <w:rtl w:val="0"/>
              </w:rPr>
              <w:t xml:space="preserve">特別利害関係者・子法人役職員の合計は評議員総数の1/6以下（経過措置中1/3）。職員評議員は1/3以下、理事選任の評議員は1/2以下。</w:t>
            </w:r>
            <w:r>
              <w:rPr>
                <w:rtl w:val="0"/>
              </w:rPr>
            </w:r>
          </w:p>
        </w:tc>
      </w:tr>
    </w:tbl>
    <w:p w:rsidR="00000000" w:rsidDel="00000000" w:rsidP="00000000" w:rsidRDefault="00000000" w:rsidRPr="00000000" w14:paraId="00000234">
      <w:pPr>
        <w:spacing w:after="120" w:line="300" w:lineRule="auto"/>
        <w:rPr/>
      </w:pPr>
      <w:r>
        <w:rPr>
          <w:i w:val="1"/>
          <w:iCs w:val="1"/>
          <w:color w:val="555555"/>
          <w:sz w:val="17"/>
          <w:szCs w:val="17"/>
          <w:rtl w:val="0"/>
        </w:rPr>
        <w:t xml:space="preserve">※本節は令和7年4月1日施行の改正私立学校法（令和5年法律第21号）に基づく一般的整理。実際の定数設計・寄附行為の記載は、認可権者となる京都府私学課との事前協議で最終確認する。</w:t>
      </w:r>
      <w:r>
        <w:rPr>
          <w:rtl w:val="0"/>
        </w:rPr>
      </w:r>
    </w:p>
    <w:p w:rsidR="00000000" w:rsidDel="00000000" w:rsidP="00000000" w:rsidRDefault="00000000" w:rsidRPr="00000000" w14:paraId="00000235">
      <w:pPr>
        <w:rPr/>
      </w:pPr>
      <w:r>
        <w:rPr>
          <w:rtl w:val="0"/>
        </w:rPr>
      </w:r>
    </w:p>
    <w:p w:rsidR="00000000" w:rsidDel="00000000" w:rsidP="00000000" w:rsidRDefault="00000000" w:rsidRPr="00000000" w14:paraId="00000236">
      <w:pPr>
        <w:pStyle w:val="Heading2"/>
        <w:spacing w:after="180" w:before="340" w:lineRule="auto"/>
        <w:rPr/>
      </w:pPr>
      <w:r>
        <w:rPr>
          <w:b w:val="1"/>
          <w:bCs w:val="1"/>
          <w:color w:val="990011"/>
          <w:rtl w:val="0"/>
        </w:rPr>
        <w:t xml:space="preserve">8.6 最低限必要なスタッフ</w:t>
      </w:r>
      <w:r>
        <w:rPr>
          <w:rtl w:val="0"/>
        </w:rPr>
      </w:r>
    </w:p>
    <w:p w:rsidR="00000000" w:rsidDel="00000000" w:rsidP="00000000" w:rsidRDefault="00000000" w:rsidRPr="00000000" w14:paraId="00000237">
      <w:pPr>
        <w:spacing w:after="130" w:line="320" w:lineRule="auto"/>
        <w:rPr/>
      </w:pPr>
      <w:r>
        <w:rPr>
          <w:rtl w:val="0"/>
        </w:rPr>
        <w:t xml:space="preserve">教職員も施設と同じ二層構造で考える。第一層は学校教育法が定める「必置職員」（省略規定つき）、第二層は教育課程を実際に回すための教科担任と、不登校支援に不可欠な専門スタッフである。多様化学校でも学校である以上、必置職員は原則そろえる必要がある。</w:t>
      </w:r>
    </w:p>
    <w:p w:rsidR="00000000" w:rsidDel="00000000" w:rsidP="00000000" w:rsidRDefault="00000000" w:rsidRPr="00000000" w14:paraId="00000238">
      <w:pPr>
        <w:pStyle w:val="Heading3"/>
        <w:spacing w:after="140" w:before="240" w:lineRule="auto"/>
        <w:rPr/>
      </w:pPr>
      <w:r>
        <w:rPr>
          <w:b w:val="1"/>
          <w:bCs w:val="1"/>
          <w:color w:val="595959"/>
          <w:sz w:val="22"/>
          <w:szCs w:val="22"/>
          <w:rtl w:val="0"/>
        </w:rPr>
        <w:t xml:space="preserve">8.6.1 法令上の必置職員（学校教育法37条／中学校は49条で準用）</w:t>
      </w:r>
      <w:r>
        <w:rPr>
          <w:rtl w:val="0"/>
        </w:rPr>
      </w:r>
    </w:p>
    <w:tbl>
      <w:tblPr>
        <w:tblStyle w:val="Table16"/>
        <w:tblW w:w="9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200"/>
        <w:gridCol w:w="2400"/>
        <w:gridCol w:w="2800"/>
        <w:tblGridChange w:id="0">
          <w:tblGrid>
            <w:gridCol w:w="1700"/>
            <w:gridCol w:w="2200"/>
            <w:gridCol w:w="2400"/>
            <w:gridCol w:w="2800"/>
          </w:tblGrid>
        </w:tblGridChange>
      </w:tblGrid>
      <w:tr>
        <w:trPr>
          <w:cantSplit w:val="0"/>
          <w:tblHeader w:val="1"/>
        </w:trPr>
        <w:tc>
          <w:tcPr>
            <w:shd w:fill="1e2761" w:val="clear"/>
            <w:tcMar>
              <w:top w:w="55.0" w:type="dxa"/>
              <w:left w:w="80.0" w:type="dxa"/>
              <w:bottom w:w="55.0" w:type="dxa"/>
              <w:right w:w="80.0" w:type="dxa"/>
            </w:tcMar>
          </w:tcPr>
          <w:p w:rsidR="00000000" w:rsidDel="00000000" w:rsidP="00000000" w:rsidRDefault="00000000" w:rsidRPr="00000000" w14:paraId="00000239">
            <w:pPr>
              <w:jc w:val="center"/>
              <w:rPr/>
            </w:pPr>
            <w:r>
              <w:rPr>
                <w:b w:val="1"/>
                <w:bCs w:val="1"/>
                <w:color w:val="ffffff"/>
                <w:sz w:val="17"/>
                <w:szCs w:val="17"/>
                <w:rtl w:val="0"/>
              </w:rPr>
              <w:t xml:space="preserve">職</w:t>
            </w:r>
            <w:r>
              <w:rPr>
                <w:rtl w:val="0"/>
              </w:rPr>
            </w:r>
          </w:p>
        </w:tc>
        <w:tc>
          <w:tcPr>
            <w:shd w:fill="1e2761" w:val="clear"/>
            <w:tcMar>
              <w:top w:w="55.0" w:type="dxa"/>
              <w:left w:w="80.0" w:type="dxa"/>
              <w:bottom w:w="55.0" w:type="dxa"/>
              <w:right w:w="80.0" w:type="dxa"/>
            </w:tcMar>
          </w:tcPr>
          <w:p w:rsidR="00000000" w:rsidDel="00000000" w:rsidP="00000000" w:rsidRDefault="00000000" w:rsidRPr="00000000" w14:paraId="0000023A">
            <w:pPr>
              <w:jc w:val="center"/>
              <w:rPr/>
            </w:pPr>
            <w:r>
              <w:rPr>
                <w:b w:val="1"/>
                <w:bCs w:val="1"/>
                <w:color w:val="ffffff"/>
                <w:sz w:val="17"/>
                <w:szCs w:val="17"/>
                <w:rtl w:val="0"/>
              </w:rPr>
              <w:t xml:space="preserve">原則</w:t>
            </w:r>
            <w:r>
              <w:rPr>
                <w:rtl w:val="0"/>
              </w:rPr>
            </w:r>
          </w:p>
        </w:tc>
        <w:tc>
          <w:tcPr>
            <w:shd w:fill="1e2761" w:val="clear"/>
            <w:tcMar>
              <w:top w:w="55.0" w:type="dxa"/>
              <w:left w:w="80.0" w:type="dxa"/>
              <w:bottom w:w="55.0" w:type="dxa"/>
              <w:right w:w="80.0" w:type="dxa"/>
            </w:tcMar>
          </w:tcPr>
          <w:p w:rsidR="00000000" w:rsidDel="00000000" w:rsidP="00000000" w:rsidRDefault="00000000" w:rsidRPr="00000000" w14:paraId="0000023B">
            <w:pPr>
              <w:jc w:val="center"/>
              <w:rPr/>
            </w:pPr>
            <w:r>
              <w:rPr>
                <w:b w:val="1"/>
                <w:bCs w:val="1"/>
                <w:color w:val="ffffff"/>
                <w:sz w:val="17"/>
                <w:szCs w:val="17"/>
                <w:rtl w:val="0"/>
              </w:rPr>
              <w:t xml:space="preserve">省略できる条件</w:t>
            </w:r>
            <w:r>
              <w:rPr>
                <w:rtl w:val="0"/>
              </w:rPr>
            </w:r>
          </w:p>
        </w:tc>
        <w:tc>
          <w:tcPr>
            <w:shd w:fill="1e2761" w:val="clear"/>
            <w:tcMar>
              <w:top w:w="55.0" w:type="dxa"/>
              <w:left w:w="80.0" w:type="dxa"/>
              <w:bottom w:w="55.0" w:type="dxa"/>
              <w:right w:w="80.0" w:type="dxa"/>
            </w:tcMar>
          </w:tcPr>
          <w:p w:rsidR="00000000" w:rsidDel="00000000" w:rsidP="00000000" w:rsidRDefault="00000000" w:rsidRPr="00000000" w14:paraId="0000023C">
            <w:pPr>
              <w:jc w:val="center"/>
              <w:rPr/>
            </w:pPr>
            <w:r>
              <w:rPr>
                <w:b w:val="1"/>
                <w:bCs w:val="1"/>
                <w:color w:val="ffffff"/>
                <w:sz w:val="17"/>
                <w:szCs w:val="17"/>
                <w:rtl w:val="0"/>
              </w:rPr>
              <w:t xml:space="preserve">ビル・小規模での実務</w:t>
            </w:r>
            <w:r>
              <w:rPr>
                <w:rtl w:val="0"/>
              </w:rPr>
            </w:r>
          </w:p>
        </w:tc>
      </w:tr>
      <w:tr>
        <w:trPr>
          <w:cantSplit w:val="0"/>
          <w:tblHeader w:val="0"/>
        </w:trPr>
        <w:tc>
          <w:tcPr>
            <w:tcMar>
              <w:top w:w="55.0" w:type="dxa"/>
              <w:left w:w="80.0" w:type="dxa"/>
              <w:bottom w:w="55.0" w:type="dxa"/>
              <w:right w:w="80.0" w:type="dxa"/>
            </w:tcMar>
          </w:tcPr>
          <w:p w:rsidR="00000000" w:rsidDel="00000000" w:rsidP="00000000" w:rsidRDefault="00000000" w:rsidRPr="00000000" w14:paraId="0000023D">
            <w:pPr>
              <w:rPr/>
            </w:pPr>
            <w:r>
              <w:rPr>
                <w:color w:val="000000"/>
                <w:sz w:val="17"/>
                <w:szCs w:val="17"/>
                <w:rtl w:val="0"/>
              </w:rPr>
              <w:t xml:space="preserve">校長</w:t>
            </w:r>
            <w:r>
              <w:rPr>
                <w:rtl w:val="0"/>
              </w:rPr>
            </w:r>
          </w:p>
        </w:tc>
        <w:tc>
          <w:tcPr>
            <w:tcMar>
              <w:top w:w="55.0" w:type="dxa"/>
              <w:left w:w="80.0" w:type="dxa"/>
              <w:bottom w:w="55.0" w:type="dxa"/>
              <w:right w:w="80.0" w:type="dxa"/>
            </w:tcMar>
          </w:tcPr>
          <w:p w:rsidR="00000000" w:rsidDel="00000000" w:rsidP="00000000" w:rsidRDefault="00000000" w:rsidRPr="00000000" w14:paraId="0000023E">
            <w:pPr>
              <w:rPr/>
            </w:pPr>
            <w:r>
              <w:rPr>
                <w:color w:val="000000"/>
                <w:sz w:val="17"/>
                <w:szCs w:val="17"/>
                <w:rtl w:val="0"/>
              </w:rPr>
              <w:t xml:space="preserve">必置</w:t>
            </w:r>
            <w:r>
              <w:rPr>
                <w:rtl w:val="0"/>
              </w:rPr>
            </w:r>
          </w:p>
        </w:tc>
        <w:tc>
          <w:tcPr>
            <w:tcMar>
              <w:top w:w="55.0" w:type="dxa"/>
              <w:left w:w="80.0" w:type="dxa"/>
              <w:bottom w:w="55.0" w:type="dxa"/>
              <w:right w:w="80.0" w:type="dxa"/>
            </w:tcMar>
          </w:tcPr>
          <w:p w:rsidR="00000000" w:rsidDel="00000000" w:rsidP="00000000" w:rsidRDefault="00000000" w:rsidRPr="00000000" w14:paraId="0000023F">
            <w:pPr>
              <w:rPr/>
            </w:pPr>
            <w:r>
              <w:rPr>
                <w:color w:val="000000"/>
                <w:sz w:val="17"/>
                <w:szCs w:val="17"/>
                <w:rtl w:val="0"/>
              </w:rPr>
              <w:t xml:space="preserve">省略不可</w:t>
            </w:r>
            <w:r>
              <w:rPr>
                <w:rtl w:val="0"/>
              </w:rPr>
            </w:r>
          </w:p>
        </w:tc>
        <w:tc>
          <w:tcPr>
            <w:tcMar>
              <w:top w:w="55.0" w:type="dxa"/>
              <w:left w:w="80.0" w:type="dxa"/>
              <w:bottom w:w="55.0" w:type="dxa"/>
              <w:right w:w="80.0" w:type="dxa"/>
            </w:tcMar>
          </w:tcPr>
          <w:p w:rsidR="00000000" w:rsidDel="00000000" w:rsidP="00000000" w:rsidRDefault="00000000" w:rsidRPr="00000000" w14:paraId="00000240">
            <w:pPr>
              <w:rPr/>
            </w:pPr>
            <w:r>
              <w:rPr>
                <w:color w:val="000000"/>
                <w:sz w:val="17"/>
                <w:szCs w:val="17"/>
                <w:rtl w:val="0"/>
              </w:rPr>
              <w:t xml:space="preserve">1名必須。学校経営の責任者</w:t>
            </w:r>
            <w:r>
              <w:rPr>
                <w:rtl w:val="0"/>
              </w:rPr>
            </w:r>
          </w:p>
        </w:tc>
      </w:tr>
      <w:tr>
        <w:trPr>
          <w:cantSplit w:val="0"/>
          <w:tblHeader w:val="0"/>
        </w:trPr>
        <w:tc>
          <w:tcPr>
            <w:shd w:fill="edf0fa" w:val="clear"/>
            <w:tcMar>
              <w:top w:w="55.0" w:type="dxa"/>
              <w:left w:w="80.0" w:type="dxa"/>
              <w:bottom w:w="55.0" w:type="dxa"/>
              <w:right w:w="80.0" w:type="dxa"/>
            </w:tcMar>
          </w:tcPr>
          <w:p w:rsidR="00000000" w:rsidDel="00000000" w:rsidP="00000000" w:rsidRDefault="00000000" w:rsidRPr="00000000" w14:paraId="00000241">
            <w:pPr>
              <w:rPr/>
            </w:pPr>
            <w:r>
              <w:rPr>
                <w:color w:val="000000"/>
                <w:sz w:val="17"/>
                <w:szCs w:val="17"/>
                <w:rtl w:val="0"/>
              </w:rPr>
              <w:t xml:space="preserve">教頭</w:t>
            </w:r>
            <w:r>
              <w:rPr>
                <w:rtl w:val="0"/>
              </w:rPr>
            </w:r>
          </w:p>
        </w:tc>
        <w:tc>
          <w:tcPr>
            <w:shd w:fill="edf0fa" w:val="clear"/>
            <w:tcMar>
              <w:top w:w="55.0" w:type="dxa"/>
              <w:left w:w="80.0" w:type="dxa"/>
              <w:bottom w:w="55.0" w:type="dxa"/>
              <w:right w:w="80.0" w:type="dxa"/>
            </w:tcMar>
          </w:tcPr>
          <w:p w:rsidR="00000000" w:rsidDel="00000000" w:rsidP="00000000" w:rsidRDefault="00000000" w:rsidRPr="00000000" w14:paraId="00000242">
            <w:pPr>
              <w:rPr/>
            </w:pPr>
            <w:r>
              <w:rPr>
                <w:color w:val="000000"/>
                <w:sz w:val="17"/>
                <w:szCs w:val="17"/>
                <w:rtl w:val="0"/>
              </w:rPr>
              <w:t xml:space="preserve">必置</w:t>
            </w:r>
            <w:r>
              <w:rPr>
                <w:rtl w:val="0"/>
              </w:rPr>
            </w:r>
          </w:p>
        </w:tc>
        <w:tc>
          <w:tcPr>
            <w:shd w:fill="edf0fa" w:val="clear"/>
            <w:tcMar>
              <w:top w:w="55.0" w:type="dxa"/>
              <w:left w:w="80.0" w:type="dxa"/>
              <w:bottom w:w="55.0" w:type="dxa"/>
              <w:right w:w="80.0" w:type="dxa"/>
            </w:tcMar>
          </w:tcPr>
          <w:p w:rsidR="00000000" w:rsidDel="00000000" w:rsidP="00000000" w:rsidRDefault="00000000" w:rsidRPr="00000000" w14:paraId="00000243">
            <w:pPr>
              <w:rPr/>
            </w:pPr>
            <w:r>
              <w:rPr>
                <w:color w:val="000000"/>
                <w:sz w:val="17"/>
                <w:szCs w:val="17"/>
                <w:rtl w:val="0"/>
              </w:rPr>
              <w:t xml:space="preserve">副校長を置けば不要（37条）</w:t>
            </w:r>
            <w:r>
              <w:rPr>
                <w:rtl w:val="0"/>
              </w:rPr>
            </w:r>
          </w:p>
        </w:tc>
        <w:tc>
          <w:tcPr>
            <w:shd w:fill="edf0fa" w:val="clear"/>
            <w:tcMar>
              <w:top w:w="55.0" w:type="dxa"/>
              <w:left w:w="80.0" w:type="dxa"/>
              <w:bottom w:w="55.0" w:type="dxa"/>
              <w:right w:w="80.0" w:type="dxa"/>
            </w:tcMar>
          </w:tcPr>
          <w:p w:rsidR="00000000" w:rsidDel="00000000" w:rsidP="00000000" w:rsidRDefault="00000000" w:rsidRPr="00000000" w14:paraId="00000244">
            <w:pPr>
              <w:rPr/>
            </w:pPr>
            <w:r>
              <w:rPr>
                <w:color w:val="000000"/>
                <w:sz w:val="17"/>
                <w:szCs w:val="17"/>
                <w:rtl w:val="0"/>
              </w:rPr>
              <w:t xml:space="preserve">小規模では校長が兼務的に運営し置かない例も</w:t>
            </w:r>
            <w:r>
              <w:rPr>
                <w:rtl w:val="0"/>
              </w:rPr>
            </w:r>
          </w:p>
        </w:tc>
      </w:tr>
      <w:tr>
        <w:trPr>
          <w:cantSplit w:val="0"/>
          <w:tblHeader w:val="0"/>
        </w:trPr>
        <w:tc>
          <w:tcPr>
            <w:tcMar>
              <w:top w:w="55.0" w:type="dxa"/>
              <w:left w:w="80.0" w:type="dxa"/>
              <w:bottom w:w="55.0" w:type="dxa"/>
              <w:right w:w="80.0" w:type="dxa"/>
            </w:tcMar>
          </w:tcPr>
          <w:p w:rsidR="00000000" w:rsidDel="00000000" w:rsidP="00000000" w:rsidRDefault="00000000" w:rsidRPr="00000000" w14:paraId="00000245">
            <w:pPr>
              <w:rPr/>
            </w:pPr>
            <w:r>
              <w:rPr>
                <w:color w:val="000000"/>
                <w:sz w:val="17"/>
                <w:szCs w:val="17"/>
                <w:rtl w:val="0"/>
              </w:rPr>
              <w:t xml:space="preserve">教諭</w:t>
            </w:r>
            <w:r>
              <w:rPr>
                <w:rtl w:val="0"/>
              </w:rPr>
            </w:r>
          </w:p>
        </w:tc>
        <w:tc>
          <w:tcPr>
            <w:tcMar>
              <w:top w:w="55.0" w:type="dxa"/>
              <w:left w:w="80.0" w:type="dxa"/>
              <w:bottom w:w="55.0" w:type="dxa"/>
              <w:right w:w="80.0" w:type="dxa"/>
            </w:tcMar>
          </w:tcPr>
          <w:p w:rsidR="00000000" w:rsidDel="00000000" w:rsidP="00000000" w:rsidRDefault="00000000" w:rsidRPr="00000000" w14:paraId="00000246">
            <w:pPr>
              <w:rPr/>
            </w:pPr>
            <w:r>
              <w:rPr>
                <w:color w:val="000000"/>
                <w:sz w:val="17"/>
                <w:szCs w:val="17"/>
                <w:rtl w:val="0"/>
              </w:rPr>
              <w:t xml:space="preserve">必置</w:t>
            </w:r>
            <w:r>
              <w:rPr>
                <w:rtl w:val="0"/>
              </w:rPr>
            </w:r>
          </w:p>
        </w:tc>
        <w:tc>
          <w:tcPr>
            <w:tcMar>
              <w:top w:w="55.0" w:type="dxa"/>
              <w:left w:w="80.0" w:type="dxa"/>
              <w:bottom w:w="55.0" w:type="dxa"/>
              <w:right w:w="80.0" w:type="dxa"/>
            </w:tcMar>
          </w:tcPr>
          <w:p w:rsidR="00000000" w:rsidDel="00000000" w:rsidP="00000000" w:rsidRDefault="00000000" w:rsidRPr="00000000" w14:paraId="00000247">
            <w:pPr>
              <w:rPr/>
            </w:pPr>
            <w:r>
              <w:rPr>
                <w:color w:val="000000"/>
                <w:sz w:val="17"/>
                <w:szCs w:val="17"/>
                <w:rtl w:val="0"/>
              </w:rPr>
              <w:t xml:space="preserve">特別の事情で助教諭・講師で代替可</w:t>
            </w:r>
            <w:r>
              <w:rPr>
                <w:rtl w:val="0"/>
              </w:rPr>
            </w:r>
          </w:p>
        </w:tc>
        <w:tc>
          <w:tcPr>
            <w:tcMar>
              <w:top w:w="55.0" w:type="dxa"/>
              <w:left w:w="80.0" w:type="dxa"/>
              <w:bottom w:w="55.0" w:type="dxa"/>
              <w:right w:w="80.0" w:type="dxa"/>
            </w:tcMar>
          </w:tcPr>
          <w:p w:rsidR="00000000" w:rsidDel="00000000" w:rsidP="00000000" w:rsidRDefault="00000000" w:rsidRPr="00000000" w14:paraId="00000248">
            <w:pPr>
              <w:rPr/>
            </w:pPr>
            <w:r>
              <w:rPr>
                <w:color w:val="000000"/>
                <w:sz w:val="17"/>
                <w:szCs w:val="17"/>
                <w:rtl w:val="0"/>
              </w:rPr>
              <w:t xml:space="preserve">教科指導の中核。常勤を確保</w:t>
            </w:r>
            <w:r>
              <w:rPr>
                <w:rtl w:val="0"/>
              </w:rPr>
            </w:r>
          </w:p>
        </w:tc>
      </w:tr>
      <w:tr>
        <w:trPr>
          <w:cantSplit w:val="0"/>
          <w:tblHeader w:val="0"/>
        </w:trPr>
        <w:tc>
          <w:tcPr>
            <w:shd w:fill="edf0fa" w:val="clear"/>
            <w:tcMar>
              <w:top w:w="55.0" w:type="dxa"/>
              <w:left w:w="80.0" w:type="dxa"/>
              <w:bottom w:w="55.0" w:type="dxa"/>
              <w:right w:w="80.0" w:type="dxa"/>
            </w:tcMar>
          </w:tcPr>
          <w:p w:rsidR="00000000" w:rsidDel="00000000" w:rsidP="00000000" w:rsidRDefault="00000000" w:rsidRPr="00000000" w14:paraId="00000249">
            <w:pPr>
              <w:rPr/>
            </w:pPr>
            <w:r>
              <w:rPr>
                <w:color w:val="000000"/>
                <w:sz w:val="17"/>
                <w:szCs w:val="17"/>
                <w:rtl w:val="0"/>
              </w:rPr>
              <w:t xml:space="preserve">養護教諭</w:t>
            </w:r>
            <w:r>
              <w:rPr>
                <w:rtl w:val="0"/>
              </w:rPr>
            </w:r>
          </w:p>
        </w:tc>
        <w:tc>
          <w:tcPr>
            <w:shd w:fill="edf0fa" w:val="clear"/>
            <w:tcMar>
              <w:top w:w="55.0" w:type="dxa"/>
              <w:left w:w="80.0" w:type="dxa"/>
              <w:bottom w:w="55.0" w:type="dxa"/>
              <w:right w:w="80.0" w:type="dxa"/>
            </w:tcMar>
          </w:tcPr>
          <w:p w:rsidR="00000000" w:rsidDel="00000000" w:rsidP="00000000" w:rsidRDefault="00000000" w:rsidRPr="00000000" w14:paraId="0000024A">
            <w:pPr>
              <w:rPr/>
            </w:pPr>
            <w:r>
              <w:rPr>
                <w:color w:val="000000"/>
                <w:sz w:val="17"/>
                <w:szCs w:val="17"/>
                <w:rtl w:val="0"/>
              </w:rPr>
              <w:t xml:space="preserve">必置</w:t>
            </w:r>
            <w:r>
              <w:rPr>
                <w:rtl w:val="0"/>
              </w:rPr>
            </w:r>
          </w:p>
        </w:tc>
        <w:tc>
          <w:tcPr>
            <w:shd w:fill="edf0fa" w:val="clear"/>
            <w:tcMar>
              <w:top w:w="55.0" w:type="dxa"/>
              <w:left w:w="80.0" w:type="dxa"/>
              <w:bottom w:w="55.0" w:type="dxa"/>
              <w:right w:w="80.0" w:type="dxa"/>
            </w:tcMar>
          </w:tcPr>
          <w:p w:rsidR="00000000" w:rsidDel="00000000" w:rsidP="00000000" w:rsidRDefault="00000000" w:rsidRPr="00000000" w14:paraId="0000024B">
            <w:pPr>
              <w:rPr/>
            </w:pPr>
            <w:r>
              <w:rPr>
                <w:color w:val="000000"/>
                <w:sz w:val="17"/>
                <w:szCs w:val="17"/>
                <w:rtl w:val="0"/>
              </w:rPr>
              <w:t xml:space="preserve">養護をつかさどる主幹教諭を置けば不要</w:t>
            </w:r>
            <w:r>
              <w:rPr>
                <w:rtl w:val="0"/>
              </w:rPr>
            </w:r>
          </w:p>
        </w:tc>
        <w:tc>
          <w:tcPr>
            <w:shd w:fill="edf0fa" w:val="clear"/>
            <w:tcMar>
              <w:top w:w="55.0" w:type="dxa"/>
              <w:left w:w="80.0" w:type="dxa"/>
              <w:bottom w:w="55.0" w:type="dxa"/>
              <w:right w:w="80.0" w:type="dxa"/>
            </w:tcMar>
          </w:tcPr>
          <w:p w:rsidR="00000000" w:rsidDel="00000000" w:rsidP="00000000" w:rsidRDefault="00000000" w:rsidRPr="00000000" w14:paraId="0000024C">
            <w:pPr>
              <w:rPr/>
            </w:pPr>
            <w:r>
              <w:rPr>
                <w:color w:val="000000"/>
                <w:sz w:val="17"/>
                <w:szCs w:val="17"/>
                <w:rtl w:val="0"/>
              </w:rPr>
              <w:t xml:space="preserve">保健室運営。心身ケアが要の多様化学校では実質必須</w:t>
            </w:r>
            <w:r>
              <w:rPr>
                <w:rtl w:val="0"/>
              </w:rPr>
            </w:r>
          </w:p>
        </w:tc>
      </w:tr>
      <w:tr>
        <w:trPr>
          <w:cantSplit w:val="0"/>
          <w:tblHeader w:val="0"/>
        </w:trPr>
        <w:tc>
          <w:tcPr>
            <w:tcMar>
              <w:top w:w="55.0" w:type="dxa"/>
              <w:left w:w="80.0" w:type="dxa"/>
              <w:bottom w:w="55.0" w:type="dxa"/>
              <w:right w:w="80.0" w:type="dxa"/>
            </w:tcMar>
          </w:tcPr>
          <w:p w:rsidR="00000000" w:rsidDel="00000000" w:rsidP="00000000" w:rsidRDefault="00000000" w:rsidRPr="00000000" w14:paraId="0000024D">
            <w:pPr>
              <w:rPr/>
            </w:pPr>
            <w:r>
              <w:rPr>
                <w:color w:val="000000"/>
                <w:sz w:val="17"/>
                <w:szCs w:val="17"/>
                <w:rtl w:val="0"/>
              </w:rPr>
              <w:t xml:space="preserve">事務職員</w:t>
            </w:r>
            <w:r>
              <w:rPr>
                <w:rtl w:val="0"/>
              </w:rPr>
            </w:r>
          </w:p>
        </w:tc>
        <w:tc>
          <w:tcPr>
            <w:tcMar>
              <w:top w:w="55.0" w:type="dxa"/>
              <w:left w:w="80.0" w:type="dxa"/>
              <w:bottom w:w="55.0" w:type="dxa"/>
              <w:right w:w="80.0" w:type="dxa"/>
            </w:tcMar>
          </w:tcPr>
          <w:p w:rsidR="00000000" w:rsidDel="00000000" w:rsidP="00000000" w:rsidRDefault="00000000" w:rsidRPr="00000000" w14:paraId="0000024E">
            <w:pPr>
              <w:rPr/>
            </w:pPr>
            <w:r>
              <w:rPr>
                <w:color w:val="000000"/>
                <w:sz w:val="17"/>
                <w:szCs w:val="17"/>
                <w:rtl w:val="0"/>
              </w:rPr>
              <w:t xml:space="preserve">必置</w:t>
            </w:r>
            <w:r>
              <w:rPr>
                <w:rtl w:val="0"/>
              </w:rPr>
            </w:r>
          </w:p>
        </w:tc>
        <w:tc>
          <w:tcPr>
            <w:tcMar>
              <w:top w:w="55.0" w:type="dxa"/>
              <w:left w:w="80.0" w:type="dxa"/>
              <w:bottom w:w="55.0" w:type="dxa"/>
              <w:right w:w="80.0" w:type="dxa"/>
            </w:tcMar>
          </w:tcPr>
          <w:p w:rsidR="00000000" w:rsidDel="00000000" w:rsidP="00000000" w:rsidRDefault="00000000" w:rsidRPr="00000000" w14:paraId="0000024F">
            <w:pPr>
              <w:rPr/>
            </w:pPr>
            <w:r>
              <w:rPr>
                <w:color w:val="000000"/>
                <w:sz w:val="17"/>
                <w:szCs w:val="17"/>
                <w:rtl w:val="0"/>
              </w:rPr>
              <w:t xml:space="preserve">特別の事情があれば置かないことも可</w:t>
            </w:r>
            <w:r>
              <w:rPr>
                <w:rtl w:val="0"/>
              </w:rPr>
            </w:r>
          </w:p>
        </w:tc>
        <w:tc>
          <w:tcPr>
            <w:tcMar>
              <w:top w:w="55.0" w:type="dxa"/>
              <w:left w:w="80.0" w:type="dxa"/>
              <w:bottom w:w="55.0" w:type="dxa"/>
              <w:right w:w="80.0" w:type="dxa"/>
            </w:tcMar>
          </w:tcPr>
          <w:p w:rsidR="00000000" w:rsidDel="00000000" w:rsidP="00000000" w:rsidRDefault="00000000" w:rsidRPr="00000000" w14:paraId="00000250">
            <w:pPr>
              <w:rPr/>
            </w:pPr>
            <w:r>
              <w:rPr>
                <w:color w:val="000000"/>
                <w:sz w:val="17"/>
                <w:szCs w:val="17"/>
                <w:rtl w:val="0"/>
              </w:rPr>
              <w:t xml:space="preserve">経理・就学支援金事務・渉外。1名は要確保</w:t>
            </w:r>
            <w:r>
              <w:rPr>
                <w:rtl w:val="0"/>
              </w:rPr>
            </w:r>
          </w:p>
        </w:tc>
      </w:tr>
    </w:tbl>
    <w:p w:rsidR="00000000" w:rsidDel="00000000" w:rsidP="00000000" w:rsidRDefault="00000000" w:rsidRPr="00000000" w14:paraId="00000251">
      <w:pPr>
        <w:spacing w:after="110" w:lineRule="auto"/>
        <w:rPr/>
      </w:pPr>
      <w:r>
        <w:rPr>
          <w:color w:val="595959"/>
          <w:sz w:val="16"/>
          <w:szCs w:val="16"/>
          <w:rtl w:val="0"/>
        </w:rPr>
        <w:t xml:space="preserve">※高等学校と異なり中学校は養護教諭が必置。栄養教諭・実習助手・技術職員等は「置くことができる」職で任意。</w:t>
      </w:r>
      <w:r>
        <w:rPr>
          <w:rtl w:val="0"/>
        </w:rPr>
      </w:r>
    </w:p>
    <w:p w:rsidR="00000000" w:rsidDel="00000000" w:rsidP="00000000" w:rsidRDefault="00000000" w:rsidRPr="00000000" w14:paraId="00000252">
      <w:pPr>
        <w:pStyle w:val="Heading3"/>
        <w:spacing w:after="140" w:before="240" w:lineRule="auto"/>
        <w:rPr/>
      </w:pPr>
      <w:r>
        <w:rPr>
          <w:b w:val="1"/>
          <w:bCs w:val="1"/>
          <w:color w:val="595959"/>
          <w:sz w:val="22"/>
          <w:szCs w:val="22"/>
          <w:rtl w:val="0"/>
        </w:rPr>
        <w:t xml:space="preserve">8.6.2 教育課程を回すための教員（教科担任制）</w:t>
      </w:r>
      <w:r>
        <w:rPr>
          <w:rtl w:val="0"/>
        </w:rPr>
      </w:r>
    </w:p>
    <w:p w:rsidR="00000000" w:rsidDel="00000000" w:rsidP="00000000" w:rsidRDefault="00000000" w:rsidRPr="00000000" w14:paraId="00000253">
      <w:pPr>
        <w:spacing w:after="130" w:line="320" w:lineRule="auto"/>
        <w:rPr/>
      </w:pPr>
      <w:r>
        <w:rPr>
          <w:rtl w:val="0"/>
        </w:rPr>
        <w:t xml:space="preserve">中学校は教科担任制で、必修は国語・社会・数学・理科・英語・音楽・美術・保健体育・技術家庭の9教科。少人数校では1人が複数教科を担当し、不足分を非常勤講師で補うのが現実的。</w:t>
      </w:r>
      <w:del w:id="9201" w:author="Claude" w:date="2026-10-13T00:00:00Z">
        <w:r>
          <w:rPr>
            <w:rtl w:val="0"/>
          </w:rPr>
          <w:delText xml:space="preserve">多様化学校は標準授業時数を削減できるため、通常校よりコマ数を圧縮でき、必要教員数も抑えられる。</w:delText>
        </w:r>
      </w:del>
      <w:ins w:id="9202" w:author="Claude" w:date="2026-10-13T00:00:00Z">
        <w:r>
          <w:rPr>
            <w:rtl w:val="0"/>
          </w:rPr>
          <w:t xml:space="preserve">必要な教員数は、授業時数だけでなく、教科ごとの免許、担任、少人数分割、別室支援、相談、家庭訪問、公園への引率、保護者対応、欠員代替を含めた勤務配分から積算する。</w:t>
        </w:r>
      </w:ins>
    </w:p>
    <w:tbl>
      <w:tblPr>
        <w:tblStyle w:val="Table17"/>
        <w:tblW w:w="9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600"/>
        <w:gridCol w:w="1900"/>
        <w:gridCol w:w="3600"/>
        <w:tblGridChange w:id="0">
          <w:tblGrid>
            <w:gridCol w:w="2000"/>
            <w:gridCol w:w="1600"/>
            <w:gridCol w:w="1900"/>
            <w:gridCol w:w="3600"/>
          </w:tblGrid>
        </w:tblGridChange>
      </w:tblGrid>
      <w:tr>
        <w:trPr>
          <w:cantSplit w:val="0"/>
          <w:tblHeader w:val="1"/>
        </w:trPr>
        <w:tc>
          <w:tcPr>
            <w:shd w:fill="1e2761" w:val="clear"/>
            <w:tcMar>
              <w:top w:w="55.0" w:type="dxa"/>
              <w:left w:w="80.0" w:type="dxa"/>
              <w:bottom w:w="55.0" w:type="dxa"/>
              <w:right w:w="80.0" w:type="dxa"/>
            </w:tcMar>
          </w:tcPr>
          <w:p w:rsidR="00000000" w:rsidDel="00000000" w:rsidP="00000000" w:rsidRDefault="00000000" w:rsidRPr="00000000" w14:paraId="00000254">
            <w:pPr>
              <w:jc w:val="center"/>
              <w:rPr/>
            </w:pPr>
            <w:r>
              <w:rPr>
                <w:b w:val="1"/>
                <w:bCs w:val="1"/>
                <w:color w:val="ffffff"/>
                <w:sz w:val="17"/>
                <w:szCs w:val="17"/>
                <w:rtl w:val="0"/>
              </w:rPr>
              <w:t xml:space="preserve">生徒規模</w:t>
            </w:r>
            <w:r>
              <w:rPr>
                <w:rtl w:val="0"/>
              </w:rPr>
            </w:r>
          </w:p>
        </w:tc>
        <w:tc>
          <w:tcPr>
            <w:shd w:fill="1e2761" w:val="clear"/>
            <w:tcMar>
              <w:top w:w="55.0" w:type="dxa"/>
              <w:left w:w="80.0" w:type="dxa"/>
              <w:bottom w:w="55.0" w:type="dxa"/>
              <w:right w:w="80.0" w:type="dxa"/>
            </w:tcMar>
          </w:tcPr>
          <w:p w:rsidR="00000000" w:rsidDel="00000000" w:rsidP="00000000" w:rsidRDefault="00000000" w:rsidRPr="00000000" w14:paraId="00000255">
            <w:pPr>
              <w:jc w:val="center"/>
              <w:rPr/>
            </w:pPr>
            <w:r>
              <w:rPr>
                <w:b w:val="1"/>
                <w:bCs w:val="1"/>
                <w:color w:val="ffffff"/>
                <w:sz w:val="17"/>
                <w:szCs w:val="17"/>
                <w:rtl w:val="0"/>
              </w:rPr>
              <w:t xml:space="preserve">常勤教員</w:t>
            </w:r>
            <w:r>
              <w:rPr>
                <w:rtl w:val="0"/>
              </w:rPr>
            </w:r>
          </w:p>
        </w:tc>
        <w:tc>
          <w:tcPr>
            <w:shd w:fill="1e2761" w:val="clear"/>
            <w:tcMar>
              <w:top w:w="55.0" w:type="dxa"/>
              <w:left w:w="80.0" w:type="dxa"/>
              <w:bottom w:w="55.0" w:type="dxa"/>
              <w:right w:w="80.0" w:type="dxa"/>
            </w:tcMar>
          </w:tcPr>
          <w:p w:rsidR="00000000" w:rsidDel="00000000" w:rsidP="00000000" w:rsidRDefault="00000000" w:rsidRPr="00000000" w14:paraId="00000256">
            <w:pPr>
              <w:jc w:val="center"/>
              <w:rPr/>
            </w:pPr>
            <w:r>
              <w:rPr>
                <w:b w:val="1"/>
                <w:bCs w:val="1"/>
                <w:color w:val="ffffff"/>
                <w:sz w:val="17"/>
                <w:szCs w:val="17"/>
                <w:rtl w:val="0"/>
              </w:rPr>
              <w:t xml:space="preserve">非常勤講師</w:t>
            </w:r>
            <w:r>
              <w:rPr>
                <w:rtl w:val="0"/>
              </w:rPr>
            </w:r>
          </w:p>
        </w:tc>
        <w:tc>
          <w:tcPr>
            <w:shd w:fill="1e2761" w:val="clear"/>
            <w:tcMar>
              <w:top w:w="55.0" w:type="dxa"/>
              <w:left w:w="80.0" w:type="dxa"/>
              <w:bottom w:w="55.0" w:type="dxa"/>
              <w:right w:w="80.0" w:type="dxa"/>
            </w:tcMar>
          </w:tcPr>
          <w:p w:rsidR="00000000" w:rsidDel="00000000" w:rsidP="00000000" w:rsidRDefault="00000000" w:rsidRPr="00000000" w14:paraId="00000257">
            <w:pPr>
              <w:jc w:val="center"/>
              <w:rPr/>
            </w:pPr>
            <w:r>
              <w:rPr>
                <w:b w:val="1"/>
                <w:bCs w:val="1"/>
                <w:color w:val="ffffff"/>
                <w:sz w:val="17"/>
                <w:szCs w:val="17"/>
                <w:rtl w:val="0"/>
              </w:rPr>
              <w:t xml:space="preserve">考え方</w:t>
            </w:r>
            <w:r>
              <w:rPr>
                <w:rtl w:val="0"/>
              </w:rPr>
            </w:r>
          </w:p>
        </w:tc>
      </w:tr>
      <w:tr>
        <w:trPr>
          <w:cantSplit w:val="0"/>
          <w:tblHeader w:val="0"/>
        </w:trPr>
        <w:tc>
          <w:tcPr>
            <w:tcMar>
              <w:top w:w="55.0" w:type="dxa"/>
              <w:left w:w="80.0" w:type="dxa"/>
              <w:bottom w:w="55.0" w:type="dxa"/>
              <w:right w:w="80.0" w:type="dxa"/>
            </w:tcMar>
          </w:tcPr>
          <w:p w:rsidR="00000000" w:rsidDel="00000000" w:rsidP="00000000" w:rsidRDefault="00000000" w:rsidRPr="00000000" w14:paraId="00000258">
            <w:pPr>
              <w:rPr/>
            </w:pPr>
            <w:r>
              <w:rPr>
                <w:color w:val="000000"/>
                <w:sz w:val="17"/>
                <w:szCs w:val="17"/>
                <w:rtl w:val="0"/>
              </w:rPr>
              <w:t xml:space="preserve">20名（1学級）</w:t>
            </w:r>
            <w:r>
              <w:rPr>
                <w:rtl w:val="0"/>
              </w:rPr>
            </w:r>
          </w:p>
        </w:tc>
        <w:tc>
          <w:tcPr>
            <w:tcMar>
              <w:top w:w="55.0" w:type="dxa"/>
              <w:left w:w="80.0" w:type="dxa"/>
              <w:bottom w:w="55.0" w:type="dxa"/>
              <w:right w:w="80.0" w:type="dxa"/>
            </w:tcMar>
          </w:tcPr>
          <w:p w:rsidR="00000000" w:rsidDel="00000000" w:rsidP="00000000" w:rsidRDefault="00000000" w:rsidRPr="00000000" w14:paraId="00000259">
            <w:pPr>
              <w:rPr/>
            </w:pPr>
            <w:r>
              <w:rPr>
                <w:color w:val="000000"/>
                <w:sz w:val="17"/>
                <w:szCs w:val="17"/>
                <w:rtl w:val="0"/>
              </w:rPr>
              <w:t xml:space="preserve">約3名</w:t>
            </w:r>
            <w:r>
              <w:rPr>
                <w:rtl w:val="0"/>
              </w:rPr>
            </w:r>
          </w:p>
        </w:tc>
        <w:tc>
          <w:tcPr>
            <w:tcMar>
              <w:top w:w="55.0" w:type="dxa"/>
              <w:left w:w="80.0" w:type="dxa"/>
              <w:bottom w:w="55.0" w:type="dxa"/>
              <w:right w:w="80.0" w:type="dxa"/>
            </w:tcMar>
          </w:tcPr>
          <w:p w:rsidR="00000000" w:rsidDel="00000000" w:rsidP="00000000" w:rsidRDefault="00000000" w:rsidRPr="00000000" w14:paraId="0000025A">
            <w:pPr>
              <w:rPr/>
            </w:pPr>
            <w:r>
              <w:rPr>
                <w:color w:val="000000"/>
                <w:sz w:val="17"/>
                <w:szCs w:val="17"/>
                <w:rtl w:val="0"/>
              </w:rPr>
              <w:t xml:space="preserve">約4名</w:t>
            </w:r>
            <w:r>
              <w:rPr>
                <w:rtl w:val="0"/>
              </w:rPr>
            </w:r>
          </w:p>
        </w:tc>
        <w:tc>
          <w:tcPr>
            <w:tcMar>
              <w:top w:w="55.0" w:type="dxa"/>
              <w:left w:w="80.0" w:type="dxa"/>
              <w:bottom w:w="55.0" w:type="dxa"/>
              <w:right w:w="80.0" w:type="dxa"/>
            </w:tcMar>
          </w:tcPr>
          <w:p w:rsidR="00000000" w:rsidDel="00000000" w:rsidP="00000000" w:rsidRDefault="00000000" w:rsidRPr="00000000" w14:paraId="0000025B">
            <w:pPr>
              <w:rPr/>
            </w:pPr>
            <w:r>
              <w:rPr>
                <w:color w:val="000000"/>
                <w:sz w:val="17"/>
                <w:szCs w:val="17"/>
                <w:rtl w:val="0"/>
              </w:rPr>
              <w:t xml:space="preserve">担任＋主要教科を常勤、実技系を非常勤で。教員1人あたり生徒数を小さく保つ</w:t>
            </w:r>
            <w:r>
              <w:rPr>
                <w:rtl w:val="0"/>
              </w:rPr>
            </w:r>
          </w:p>
        </w:tc>
      </w:tr>
      <w:tr>
        <w:trPr>
          <w:cantSplit w:val="0"/>
          <w:tblHeader w:val="0"/>
        </w:trPr>
        <w:tc>
          <w:tcPr>
            <w:shd w:fill="edf0fa" w:val="clear"/>
            <w:tcMar>
              <w:top w:w="55.0" w:type="dxa"/>
              <w:left w:w="80.0" w:type="dxa"/>
              <w:bottom w:w="55.0" w:type="dxa"/>
              <w:right w:w="80.0" w:type="dxa"/>
            </w:tcMar>
          </w:tcPr>
          <w:p w:rsidR="00000000" w:rsidDel="00000000" w:rsidP="00000000" w:rsidRDefault="00000000" w:rsidRPr="00000000" w14:paraId="0000025C">
            <w:pPr>
              <w:rPr/>
            </w:pPr>
            <w:r>
              <w:rPr>
                <w:color w:val="000000"/>
                <w:sz w:val="17"/>
                <w:szCs w:val="17"/>
                <w:rtl w:val="0"/>
              </w:rPr>
              <w:t xml:space="preserve">40名（2学級）</w:t>
            </w:r>
            <w:r>
              <w:rPr>
                <w:rtl w:val="0"/>
              </w:rPr>
            </w:r>
          </w:p>
        </w:tc>
        <w:tc>
          <w:tcPr>
            <w:shd w:fill="edf0fa" w:val="clear"/>
            <w:tcMar>
              <w:top w:w="55.0" w:type="dxa"/>
              <w:left w:w="80.0" w:type="dxa"/>
              <w:bottom w:w="55.0" w:type="dxa"/>
              <w:right w:w="80.0" w:type="dxa"/>
            </w:tcMar>
          </w:tcPr>
          <w:p w:rsidR="00000000" w:rsidDel="00000000" w:rsidP="00000000" w:rsidRDefault="00000000" w:rsidRPr="00000000" w14:paraId="0000025D">
            <w:pPr>
              <w:rPr/>
            </w:pPr>
            <w:r>
              <w:rPr>
                <w:color w:val="000000"/>
                <w:sz w:val="17"/>
                <w:szCs w:val="17"/>
                <w:rtl w:val="0"/>
              </w:rPr>
              <w:t xml:space="preserve">約4名</w:t>
            </w:r>
            <w:r>
              <w:rPr>
                <w:rtl w:val="0"/>
              </w:rPr>
            </w:r>
          </w:p>
        </w:tc>
        <w:tc>
          <w:tcPr>
            <w:shd w:fill="edf0fa" w:val="clear"/>
            <w:tcMar>
              <w:top w:w="55.0" w:type="dxa"/>
              <w:left w:w="80.0" w:type="dxa"/>
              <w:bottom w:w="55.0" w:type="dxa"/>
              <w:right w:w="80.0" w:type="dxa"/>
            </w:tcMar>
          </w:tcPr>
          <w:p w:rsidR="00000000" w:rsidDel="00000000" w:rsidP="00000000" w:rsidRDefault="00000000" w:rsidRPr="00000000" w14:paraId="0000025E">
            <w:pPr>
              <w:rPr/>
            </w:pPr>
            <w:r>
              <w:rPr>
                <w:color w:val="000000"/>
                <w:sz w:val="17"/>
                <w:szCs w:val="17"/>
                <w:rtl w:val="0"/>
              </w:rPr>
              <w:t xml:space="preserve">約4名</w:t>
            </w:r>
            <w:r>
              <w:rPr>
                <w:rtl w:val="0"/>
              </w:rPr>
            </w:r>
          </w:p>
        </w:tc>
        <w:tc>
          <w:tcPr>
            <w:shd w:fill="edf0fa" w:val="clear"/>
            <w:tcMar>
              <w:top w:w="55.0" w:type="dxa"/>
              <w:left w:w="80.0" w:type="dxa"/>
              <w:bottom w:w="55.0" w:type="dxa"/>
              <w:right w:w="80.0" w:type="dxa"/>
            </w:tcMar>
          </w:tcPr>
          <w:p w:rsidR="00000000" w:rsidDel="00000000" w:rsidP="00000000" w:rsidRDefault="00000000" w:rsidRPr="00000000" w14:paraId="0000025F">
            <w:pPr>
              <w:rPr/>
            </w:pPr>
            <w:r>
              <w:rPr>
                <w:color w:val="000000"/>
                <w:sz w:val="17"/>
                <w:szCs w:val="17"/>
                <w:rtl w:val="0"/>
              </w:rPr>
              <w:t xml:space="preserve">主要5教科を常勤、実技4教科を非常勤で分担</w:t>
            </w:r>
            <w:r>
              <w:rPr>
                <w:rtl w:val="0"/>
              </w:rPr>
            </w:r>
          </w:p>
        </w:tc>
      </w:tr>
      <w:tr>
        <w:trPr>
          <w:cantSplit w:val="0"/>
          <w:tblHeader w:val="0"/>
        </w:trPr>
        <w:tc>
          <w:tcPr>
            <w:tcMar>
              <w:top w:w="55.0" w:type="dxa"/>
              <w:left w:w="80.0" w:type="dxa"/>
              <w:bottom w:w="55.0" w:type="dxa"/>
              <w:right w:w="80.0" w:type="dxa"/>
            </w:tcMar>
          </w:tcPr>
          <w:p w:rsidR="00000000" w:rsidDel="00000000" w:rsidP="00000000" w:rsidRDefault="00000000" w:rsidRPr="00000000" w14:paraId="00000260">
            <w:pPr>
              <w:rPr/>
            </w:pPr>
            <w:r>
              <w:rPr>
                <w:color w:val="000000"/>
                <w:sz w:val="17"/>
                <w:szCs w:val="17"/>
                <w:rtl w:val="0"/>
              </w:rPr>
              <w:t xml:space="preserve">60名（3学級）</w:t>
            </w:r>
            <w:r>
              <w:rPr>
                <w:rtl w:val="0"/>
              </w:rPr>
            </w:r>
          </w:p>
        </w:tc>
        <w:tc>
          <w:tcPr>
            <w:tcMar>
              <w:top w:w="55.0" w:type="dxa"/>
              <w:left w:w="80.0" w:type="dxa"/>
              <w:bottom w:w="55.0" w:type="dxa"/>
              <w:right w:w="80.0" w:type="dxa"/>
            </w:tcMar>
          </w:tcPr>
          <w:p w:rsidR="00000000" w:rsidDel="00000000" w:rsidP="00000000" w:rsidRDefault="00000000" w:rsidRPr="00000000" w14:paraId="00000261">
            <w:pPr>
              <w:rPr/>
            </w:pPr>
            <w:r>
              <w:rPr>
                <w:color w:val="000000"/>
                <w:sz w:val="17"/>
                <w:szCs w:val="17"/>
                <w:rtl w:val="0"/>
              </w:rPr>
              <w:t xml:space="preserve">約5名</w:t>
            </w:r>
            <w:r>
              <w:rPr>
                <w:rtl w:val="0"/>
              </w:rPr>
            </w:r>
          </w:p>
        </w:tc>
        <w:tc>
          <w:tcPr>
            <w:tcMar>
              <w:top w:w="55.0" w:type="dxa"/>
              <w:left w:w="80.0" w:type="dxa"/>
              <w:bottom w:w="55.0" w:type="dxa"/>
              <w:right w:w="80.0" w:type="dxa"/>
            </w:tcMar>
          </w:tcPr>
          <w:p w:rsidR="00000000" w:rsidDel="00000000" w:rsidP="00000000" w:rsidRDefault="00000000" w:rsidRPr="00000000" w14:paraId="00000262">
            <w:pPr>
              <w:rPr/>
            </w:pPr>
            <w:r>
              <w:rPr>
                <w:color w:val="000000"/>
                <w:sz w:val="17"/>
                <w:szCs w:val="17"/>
                <w:rtl w:val="0"/>
              </w:rPr>
              <w:t xml:space="preserve">約5名</w:t>
            </w:r>
            <w:r>
              <w:rPr>
                <w:rtl w:val="0"/>
              </w:rPr>
            </w:r>
          </w:p>
        </w:tc>
        <w:tc>
          <w:tcPr>
            <w:tcMar>
              <w:top w:w="55.0" w:type="dxa"/>
              <w:left w:w="80.0" w:type="dxa"/>
              <w:bottom w:w="55.0" w:type="dxa"/>
              <w:right w:w="80.0" w:type="dxa"/>
            </w:tcMar>
          </w:tcPr>
          <w:p w:rsidR="00000000" w:rsidDel="00000000" w:rsidP="00000000" w:rsidRDefault="00000000" w:rsidRPr="00000000" w14:paraId="00000263">
            <w:pPr>
              <w:rPr/>
            </w:pPr>
            <w:r>
              <w:rPr>
                <w:color w:val="000000"/>
                <w:sz w:val="17"/>
                <w:szCs w:val="17"/>
                <w:rtl w:val="0"/>
              </w:rPr>
              <w:t xml:space="preserve">学年ごとの担任を確保しつつ教科を分担</w:t>
            </w:r>
            <w:r>
              <w:rPr>
                <w:rtl w:val="0"/>
              </w:rPr>
            </w:r>
          </w:p>
        </w:tc>
      </w:tr>
      <w:tr>
        <w:trPr>
          <w:cantSplit w:val="0"/>
          <w:tblHeader w:val="0"/>
        </w:trPr>
        <w:tc>
          <w:tcPr>
            <w:shd w:fill="edf0fa" w:val="clear"/>
            <w:tcMar>
              <w:top w:w="55.0" w:type="dxa"/>
              <w:left w:w="80.0" w:type="dxa"/>
              <w:bottom w:w="55.0" w:type="dxa"/>
              <w:right w:w="80.0" w:type="dxa"/>
            </w:tcMar>
          </w:tcPr>
          <w:p w:rsidR="00000000" w:rsidDel="00000000" w:rsidP="00000000" w:rsidRDefault="00000000" w:rsidRPr="00000000" w14:paraId="00000264">
            <w:pPr>
              <w:rPr/>
            </w:pPr>
            <w:r>
              <w:rPr>
                <w:color w:val="000000"/>
                <w:sz w:val="17"/>
                <w:szCs w:val="17"/>
                <w:rtl w:val="0"/>
              </w:rPr>
              <w:t xml:space="preserve">120名（6学級）</w:t>
            </w:r>
            <w:r>
              <w:rPr>
                <w:rtl w:val="0"/>
              </w:rPr>
            </w:r>
          </w:p>
        </w:tc>
        <w:tc>
          <w:tcPr>
            <w:shd w:fill="edf0fa" w:val="clear"/>
            <w:tcMar>
              <w:top w:w="55.0" w:type="dxa"/>
              <w:left w:w="80.0" w:type="dxa"/>
              <w:bottom w:w="55.0" w:type="dxa"/>
              <w:right w:w="80.0" w:type="dxa"/>
            </w:tcMar>
          </w:tcPr>
          <w:p w:rsidR="00000000" w:rsidDel="00000000" w:rsidP="00000000" w:rsidRDefault="00000000" w:rsidRPr="00000000" w14:paraId="00000265">
            <w:pPr>
              <w:rPr/>
            </w:pPr>
            <w:r>
              <w:rPr>
                <w:color w:val="000000"/>
                <w:sz w:val="17"/>
                <w:szCs w:val="17"/>
                <w:rtl w:val="0"/>
              </w:rPr>
              <w:t xml:space="preserve">約8名</w:t>
            </w:r>
            <w:r>
              <w:rPr>
                <w:rtl w:val="0"/>
              </w:rPr>
            </w:r>
          </w:p>
        </w:tc>
        <w:tc>
          <w:tcPr>
            <w:shd w:fill="edf0fa" w:val="clear"/>
            <w:tcMar>
              <w:top w:w="55.0" w:type="dxa"/>
              <w:left w:w="80.0" w:type="dxa"/>
              <w:bottom w:w="55.0" w:type="dxa"/>
              <w:right w:w="80.0" w:type="dxa"/>
            </w:tcMar>
          </w:tcPr>
          <w:p w:rsidR="00000000" w:rsidDel="00000000" w:rsidP="00000000" w:rsidRDefault="00000000" w:rsidRPr="00000000" w14:paraId="00000266">
            <w:pPr>
              <w:rPr/>
            </w:pPr>
            <w:r>
              <w:rPr>
                <w:color w:val="000000"/>
                <w:sz w:val="17"/>
                <w:szCs w:val="17"/>
                <w:rtl w:val="0"/>
              </w:rPr>
              <w:t xml:space="preserve">約6名</w:t>
            </w:r>
            <w:r>
              <w:rPr>
                <w:rtl w:val="0"/>
              </w:rPr>
            </w:r>
          </w:p>
        </w:tc>
        <w:tc>
          <w:tcPr>
            <w:shd w:fill="edf0fa" w:val="clear"/>
            <w:tcMar>
              <w:top w:w="55.0" w:type="dxa"/>
              <w:left w:w="80.0" w:type="dxa"/>
              <w:bottom w:w="55.0" w:type="dxa"/>
              <w:right w:w="80.0" w:type="dxa"/>
            </w:tcMar>
          </w:tcPr>
          <w:p w:rsidR="00000000" w:rsidDel="00000000" w:rsidP="00000000" w:rsidRDefault="00000000" w:rsidRPr="00000000" w14:paraId="00000267">
            <w:pPr>
              <w:rPr/>
            </w:pPr>
            <w:r>
              <w:rPr>
                <w:color w:val="000000"/>
                <w:sz w:val="17"/>
                <w:szCs w:val="17"/>
                <w:rtl w:val="0"/>
              </w:rPr>
              <w:t xml:space="preserve">教科担任制が概ね成立する規模</w:t>
            </w:r>
            <w:r>
              <w:rPr>
                <w:rtl w:val="0"/>
              </w:rPr>
            </w:r>
          </w:p>
        </w:tc>
      </w:tr>
    </w:tbl>
    <w:p w:rsidR="00000000" w:rsidDel="00000000" w:rsidP="00000000" w:rsidRDefault="00000000" w:rsidRPr="00000000" w14:paraId="00000268">
      <w:pPr>
        <w:spacing w:after="110" w:lineRule="auto"/>
        <w:rPr/>
      </w:pPr>
      <w:r>
        <w:rPr>
          <w:color w:val="595959"/>
          <w:sz w:val="16"/>
          <w:szCs w:val="16"/>
          <w:rtl w:val="0"/>
        </w:rPr>
        <w:t xml:space="preserve">※上表は本資料作成上の目安。実際の必要数は時間割・免許保有状況・多様化学校としての授業時数設定により変わる。私立は標準法の定数拘束を受けないが、教員免許保有者の確保は必須。</w:t>
      </w:r>
      <w:r>
        <w:rPr>
          <w:rtl w:val="0"/>
        </w:rPr>
      </w:r>
    </w:p>
    <w:p w:rsidR="00000000" w:rsidDel="00000000" w:rsidP="00000000" w:rsidRDefault="00000000" w:rsidRPr="00000000" w14:paraId="00000269">
      <w:pPr>
        <w:pStyle w:val="Heading3"/>
        <w:spacing w:after="140" w:before="240" w:lineRule="auto"/>
        <w:rPr/>
      </w:pPr>
      <w:r>
        <w:rPr>
          <w:b w:val="1"/>
          <w:bCs w:val="1"/>
          <w:color w:val="595959"/>
          <w:sz w:val="22"/>
          <w:szCs w:val="22"/>
          <w:rtl w:val="0"/>
        </w:rPr>
        <w:t xml:space="preserve">8.6.3 不登校支援に不可欠な専門・支援スタッフ</w:t>
      </w:r>
      <w:r>
        <w:rPr>
          <w:rtl w:val="0"/>
        </w:rPr>
      </w:r>
    </w:p>
    <w:p w:rsidR="00000000" w:rsidDel="00000000" w:rsidP="00000000" w:rsidRDefault="00000000" w:rsidRPr="00000000" w14:paraId="0000026A">
      <w:pPr>
        <w:widowControl w:val="1"/>
        <w:numPr>
          <w:ilvl w:val="0"/>
          <w:numId w:val="3"/>
        </w:numPr>
        <w:pBdr>
          <w:top w:space="0" w:sz="0" w:val="nil"/>
          <w:left w:space="0" w:sz="0" w:val="nil"/>
          <w:bottom w:space="0" w:sz="0" w:val="nil"/>
          <w:right w:space="0" w:sz="0" w:val="nil"/>
          <w:between w:space="0" w:sz="0" w:val="nil"/>
        </w:pBdr>
        <w:spacing w:after="90" w:line="300" w:lineRule="auto"/>
        <w:ind w:left="420" w:hanging="210"/>
        <w:rPr/>
      </w:pPr>
      <w:r>
        <w:rPr>
          <w:b w:val="1"/>
          <w:bCs w:val="1"/>
          <w:color w:val="000000"/>
          <w:rtl w:val="0"/>
        </w:rPr>
        <w:t xml:space="preserve">スクールカウンセラー（SC）：臨床心理士・公認心理師。多様化学校の生徒は心理的ケアの必要度が高く、常勤または高頻度の配置が望ましい。</w:t>
      </w:r>
      <w:r>
        <w:rPr>
          <w:rtl w:val="0"/>
        </w:rPr>
      </w:r>
    </w:p>
    <w:p w:rsidR="00000000" w:rsidDel="00000000" w:rsidP="00000000" w:rsidRDefault="00000000" w:rsidRPr="00000000" w14:paraId="0000026B">
      <w:pPr>
        <w:widowControl w:val="1"/>
        <w:numPr>
          <w:ilvl w:val="0"/>
          <w:numId w:val="3"/>
        </w:numPr>
        <w:pBdr>
          <w:top w:space="0" w:sz="0" w:val="nil"/>
          <w:left w:space="0" w:sz="0" w:val="nil"/>
          <w:bottom w:space="0" w:sz="0" w:val="nil"/>
          <w:right w:space="0" w:sz="0" w:val="nil"/>
          <w:between w:space="0" w:sz="0" w:val="nil"/>
        </w:pBdr>
        <w:spacing w:after="90" w:line="300" w:lineRule="auto"/>
        <w:ind w:left="420" w:hanging="210"/>
        <w:rPr/>
      </w:pPr>
      <w:r>
        <w:rPr>
          <w:color w:val="000000"/>
          <w:rtl w:val="0"/>
        </w:rPr>
        <w:t xml:space="preserve">スクールソーシャルワーカー（SSW）：家庭環境・福祉との橋渡し。非常勤・巡回でも配置を検討。</w:t>
      </w:r>
      <w:r>
        <w:rPr>
          <w:rtl w:val="0"/>
        </w:rPr>
      </w:r>
    </w:p>
    <w:p w:rsidR="00000000" w:rsidDel="00000000" w:rsidP="00000000" w:rsidRDefault="00000000" w:rsidRPr="00000000" w14:paraId="0000026C">
      <w:pPr>
        <w:widowControl w:val="1"/>
        <w:numPr>
          <w:ilvl w:val="0"/>
          <w:numId w:val="3"/>
        </w:numPr>
        <w:pBdr>
          <w:top w:space="0" w:sz="0" w:val="nil"/>
          <w:left w:space="0" w:sz="0" w:val="nil"/>
          <w:bottom w:space="0" w:sz="0" w:val="nil"/>
          <w:right w:space="0" w:sz="0" w:val="nil"/>
          <w:between w:space="0" w:sz="0" w:val="nil"/>
        </w:pBdr>
        <w:spacing w:after="90" w:line="300" w:lineRule="auto"/>
        <w:ind w:left="420" w:hanging="210"/>
        <w:rPr/>
      </w:pPr>
      <w:r>
        <w:rPr>
          <w:b w:val="1"/>
          <w:bCs w:val="1"/>
          <w:color w:val="000000"/>
          <w:rtl w:val="0"/>
        </w:rPr>
        <w:t xml:space="preserve">支援員・メンター：授業以外の居場所での見守り、別室対応、SST補助。教員免許は不要で、この層の手厚さが多様化学校の質を左右する。</w:t>
      </w:r>
      <w:r>
        <w:rPr>
          <w:rtl w:val="0"/>
        </w:rPr>
      </w:r>
    </w:p>
    <w:p w:rsidR="00000000" w:rsidDel="00000000" w:rsidP="00000000" w:rsidRDefault="00000000" w:rsidRPr="00000000" w14:paraId="0000026D">
      <w:pPr>
        <w:widowControl w:val="1"/>
        <w:numPr>
          <w:ilvl w:val="0"/>
          <w:numId w:val="3"/>
        </w:numPr>
        <w:pBdr>
          <w:top w:space="0" w:sz="0" w:val="nil"/>
          <w:left w:space="0" w:sz="0" w:val="nil"/>
          <w:bottom w:space="0" w:sz="0" w:val="nil"/>
          <w:right w:space="0" w:sz="0" w:val="nil"/>
          <w:between w:space="0" w:sz="0" w:val="nil"/>
        </w:pBdr>
        <w:spacing w:after="90" w:line="300" w:lineRule="auto"/>
        <w:ind w:left="420" w:hanging="210"/>
        <w:rPr/>
      </w:pPr>
      <w:r>
        <w:rPr>
          <w:color w:val="000000"/>
          <w:rtl w:val="0"/>
        </w:rPr>
        <w:t xml:space="preserve">養護教諭（保健室）：体調不良・パニック時の避難先として保健室が機能するため、心身ケアの最前線。</w:t>
      </w:r>
      <w:r>
        <w:rPr>
          <w:rtl w:val="0"/>
        </w:rPr>
      </w:r>
    </w:p>
    <w:p w:rsidR="00000000" w:rsidDel="00000000" w:rsidP="00000000" w:rsidRDefault="00000000" w:rsidRPr="00000000" w14:paraId="0000026E">
      <w:pPr>
        <w:spacing w:after="130" w:line="320" w:lineRule="auto"/>
        <w:rPr/>
      </w:pPr>
      <w:r>
        <w:rPr>
          <w:rtl w:val="0"/>
        </w:rPr>
        <w:t xml:space="preserve">成基グループはシンガクで教育コーチング資格スタッフ・臨床心理士連携の実績があり、この専門スタッフ層をグループ内から供給できる点が強みになる。</w:t>
      </w:r>
      <w:ins w:id="9203" w:author="Claude" w:date="2026-10-13T00:00:00Z">
        <w:r>
          <w:rPr>
            <w:rtl w:val="0"/>
          </w:rPr>
          <w:t xml:space="preserve">供給の方法はB5・シンガクの提供仕様（8.6.5）として契約で定める。</w:t>
        </w:r>
      </w:ins>
    </w:p>
    <w:p w:rsidR="00000000" w:rsidDel="00000000" w:rsidP="00000000" w:rsidRDefault="00000000" w:rsidRPr="00000000" w14:paraId="0000026F">
      <w:pPr>
        <w:pStyle w:val="Heading2"/>
        <w:spacing w:after="140" w:before="240" w:lineRule="auto"/>
        <w:rPr>
          <w:b w:val="1"/>
          <w:bCs w:val="1"/>
          <w:color w:val="990011"/>
          <w:sz w:val="24"/>
          <w:szCs w:val="24"/>
        </w:rPr>
      </w:pPr>
      <w:r>
        <w:br w:type="page"/>
      </w:r>
      <w:r>
        <w:rPr>
          <w:rtl w:val="0"/>
        </w:rPr>
      </w:r>
    </w:p>
    <w:p w:rsidR="00000000" w:rsidDel="00000000" w:rsidP="00000000" w:rsidRDefault="00000000" w:rsidRPr="00000000" w14:paraId="00000270">
      <w:pPr>
        <w:pStyle w:val="Heading3"/>
        <w:spacing w:after="140" w:before="240" w:lineRule="auto"/>
        <w:rPr/>
      </w:pPr>
      <w:r>
        <w:rPr>
          <w:b w:val="1"/>
          <w:bCs w:val="1"/>
          <w:color w:val="595959"/>
          <w:sz w:val="22"/>
          <w:szCs w:val="22"/>
          <w:rtl w:val="0"/>
        </w:rPr>
        <w:t xml:space="preserve">8.6.4 最小構成のモデル（生徒20〜40名・中学生のみ・ビル型）</w:t>
      </w:r>
      <w:r>
        <w:rPr>
          <w:rtl w:val="0"/>
        </w:rPr>
      </w:r>
    </w:p>
    <w:tbl>
      <w:tblPr>
        <w:tblStyle w:val="Table18"/>
        <w:tblW w:w="9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500"/>
        <w:gridCol w:w="5000"/>
        <w:tblGridChange w:id="0">
          <w:tblGrid>
            <w:gridCol w:w="2600"/>
            <w:gridCol w:w="1500"/>
            <w:gridCol w:w="5000"/>
          </w:tblGrid>
        </w:tblGridChange>
      </w:tblGrid>
      <w:tr>
        <w:trPr>
          <w:cantSplit w:val="0"/>
          <w:tblHeader w:val="1"/>
        </w:trPr>
        <w:tc>
          <w:tcPr>
            <w:shd w:fill="1e2761" w:val="clear"/>
            <w:tcMar>
              <w:top w:w="55.0" w:type="dxa"/>
              <w:left w:w="80.0" w:type="dxa"/>
              <w:bottom w:w="55.0" w:type="dxa"/>
              <w:right w:w="80.0" w:type="dxa"/>
            </w:tcMar>
          </w:tcPr>
          <w:p w:rsidR="00000000" w:rsidDel="00000000" w:rsidP="00000000" w:rsidRDefault="00000000" w:rsidRPr="00000000" w14:paraId="00000271">
            <w:pPr>
              <w:jc w:val="center"/>
              <w:rPr/>
            </w:pPr>
            <w:r>
              <w:rPr>
                <w:b w:val="1"/>
                <w:bCs w:val="1"/>
                <w:color w:val="ffffff"/>
                <w:sz w:val="17"/>
                <w:szCs w:val="17"/>
                <w:rtl w:val="0"/>
              </w:rPr>
              <w:t xml:space="preserve">区分</w:t>
            </w:r>
            <w:r>
              <w:rPr>
                <w:rtl w:val="0"/>
              </w:rPr>
            </w:r>
          </w:p>
        </w:tc>
        <w:tc>
          <w:tcPr>
            <w:shd w:fill="1e2761" w:val="clear"/>
            <w:tcMar>
              <w:top w:w="55.0" w:type="dxa"/>
              <w:left w:w="80.0" w:type="dxa"/>
              <w:bottom w:w="55.0" w:type="dxa"/>
              <w:right w:w="80.0" w:type="dxa"/>
            </w:tcMar>
          </w:tcPr>
          <w:p w:rsidR="00000000" w:rsidDel="00000000" w:rsidP="00000000" w:rsidRDefault="00000000" w:rsidRPr="00000000" w14:paraId="00000272">
            <w:pPr>
              <w:jc w:val="center"/>
              <w:rPr/>
            </w:pPr>
            <w:r>
              <w:rPr>
                <w:b w:val="1"/>
                <w:bCs w:val="1"/>
                <w:color w:val="ffffff"/>
                <w:sz w:val="17"/>
                <w:szCs w:val="17"/>
                <w:rtl w:val="0"/>
              </w:rPr>
              <w:t xml:space="preserve">人数</w:t>
            </w:r>
            <w:r>
              <w:rPr>
                <w:rtl w:val="0"/>
              </w:rPr>
            </w:r>
          </w:p>
        </w:tc>
        <w:tc>
          <w:tcPr>
            <w:shd w:fill="1e2761" w:val="clear"/>
            <w:tcMar>
              <w:top w:w="55.0" w:type="dxa"/>
              <w:left w:w="80.0" w:type="dxa"/>
              <w:bottom w:w="55.0" w:type="dxa"/>
              <w:right w:w="80.0" w:type="dxa"/>
            </w:tcMar>
          </w:tcPr>
          <w:p w:rsidR="00000000" w:rsidDel="00000000" w:rsidP="00000000" w:rsidRDefault="00000000" w:rsidRPr="00000000" w14:paraId="00000273">
            <w:pPr>
              <w:jc w:val="center"/>
              <w:rPr/>
            </w:pPr>
            <w:r>
              <w:rPr>
                <w:b w:val="1"/>
                <w:bCs w:val="1"/>
                <w:color w:val="ffffff"/>
                <w:sz w:val="17"/>
                <w:szCs w:val="17"/>
                <w:rtl w:val="0"/>
              </w:rPr>
              <w:t xml:space="preserve">内訳</w:t>
            </w:r>
            <w:r>
              <w:rPr>
                <w:rtl w:val="0"/>
              </w:rPr>
            </w:r>
          </w:p>
        </w:tc>
      </w:tr>
      <w:tr>
        <w:trPr>
          <w:cantSplit w:val="0"/>
          <w:tblHeader w:val="0"/>
        </w:trPr>
        <w:tc>
          <w:tcPr>
            <w:tcMar>
              <w:top w:w="55.0" w:type="dxa"/>
              <w:left w:w="80.0" w:type="dxa"/>
              <w:bottom w:w="55.0" w:type="dxa"/>
              <w:right w:w="80.0" w:type="dxa"/>
            </w:tcMar>
          </w:tcPr>
          <w:p w:rsidR="00000000" w:rsidDel="00000000" w:rsidP="00000000" w:rsidRDefault="00000000" w:rsidRPr="00000000" w14:paraId="00000274">
            <w:pPr>
              <w:rPr/>
            </w:pPr>
            <w:r>
              <w:rPr>
                <w:color w:val="000000"/>
                <w:sz w:val="17"/>
                <w:szCs w:val="17"/>
                <w:rtl w:val="0"/>
              </w:rPr>
              <w:t xml:space="preserve">管理・運営</w:t>
            </w:r>
            <w:r>
              <w:rPr>
                <w:rtl w:val="0"/>
              </w:rPr>
            </w:r>
          </w:p>
        </w:tc>
        <w:tc>
          <w:tcPr>
            <w:tcMar>
              <w:top w:w="55.0" w:type="dxa"/>
              <w:left w:w="80.0" w:type="dxa"/>
              <w:bottom w:w="55.0" w:type="dxa"/>
              <w:right w:w="80.0" w:type="dxa"/>
            </w:tcMar>
          </w:tcPr>
          <w:p w:rsidR="00000000" w:rsidDel="00000000" w:rsidP="00000000" w:rsidRDefault="00000000" w:rsidRPr="00000000" w14:paraId="00000275">
            <w:pPr>
              <w:rPr/>
            </w:pPr>
            <w:r>
              <w:rPr>
                <w:color w:val="000000"/>
                <w:sz w:val="17"/>
                <w:szCs w:val="17"/>
                <w:rtl w:val="0"/>
              </w:rPr>
              <w:t xml:space="preserve">1〜2名</w:t>
            </w:r>
            <w:r>
              <w:rPr>
                <w:rtl w:val="0"/>
              </w:rPr>
            </w:r>
          </w:p>
        </w:tc>
        <w:tc>
          <w:tcPr>
            <w:tcMar>
              <w:top w:w="55.0" w:type="dxa"/>
              <w:left w:w="80.0" w:type="dxa"/>
              <w:bottom w:w="55.0" w:type="dxa"/>
              <w:right w:w="80.0" w:type="dxa"/>
            </w:tcMar>
          </w:tcPr>
          <w:p w:rsidR="00000000" w:rsidDel="00000000" w:rsidP="00000000" w:rsidRDefault="00000000" w:rsidRPr="00000000" w14:paraId="00000276">
            <w:pPr>
              <w:rPr/>
            </w:pPr>
            <w:r>
              <w:rPr>
                <w:color w:val="000000"/>
                <w:sz w:val="17"/>
                <w:szCs w:val="17"/>
                <w:rtl w:val="0"/>
              </w:rPr>
              <w:t xml:space="preserve">校長1（＋事務兼務または事務1）</w:t>
            </w:r>
            <w:r>
              <w:rPr>
                <w:rtl w:val="0"/>
              </w:rPr>
            </w:r>
          </w:p>
        </w:tc>
      </w:tr>
      <w:tr>
        <w:trPr>
          <w:cantSplit w:val="0"/>
          <w:tblHeader w:val="0"/>
        </w:trPr>
        <w:tc>
          <w:tcPr>
            <w:shd w:fill="edf0fa" w:val="clear"/>
            <w:tcMar>
              <w:top w:w="55.0" w:type="dxa"/>
              <w:left w:w="80.0" w:type="dxa"/>
              <w:bottom w:w="55.0" w:type="dxa"/>
              <w:right w:w="80.0" w:type="dxa"/>
            </w:tcMar>
          </w:tcPr>
          <w:p w:rsidR="00000000" w:rsidDel="00000000" w:rsidP="00000000" w:rsidRDefault="00000000" w:rsidRPr="00000000" w14:paraId="00000277">
            <w:pPr>
              <w:rPr/>
            </w:pPr>
            <w:r>
              <w:rPr>
                <w:color w:val="000000"/>
                <w:sz w:val="17"/>
                <w:szCs w:val="17"/>
                <w:rtl w:val="0"/>
              </w:rPr>
              <w:t xml:space="preserve">常勤教員</w:t>
            </w:r>
            <w:r>
              <w:rPr>
                <w:rtl w:val="0"/>
              </w:rPr>
            </w:r>
          </w:p>
        </w:tc>
        <w:tc>
          <w:tcPr>
            <w:shd w:fill="edf0fa" w:val="clear"/>
            <w:tcMar>
              <w:top w:w="55.0" w:type="dxa"/>
              <w:left w:w="80.0" w:type="dxa"/>
              <w:bottom w:w="55.0" w:type="dxa"/>
              <w:right w:w="80.0" w:type="dxa"/>
            </w:tcMar>
          </w:tcPr>
          <w:p w:rsidR="00000000" w:rsidDel="00000000" w:rsidP="00000000" w:rsidRDefault="00000000" w:rsidRPr="00000000" w14:paraId="00000278">
            <w:pPr>
              <w:rPr/>
            </w:pPr>
            <w:r>
              <w:rPr>
                <w:color w:val="000000"/>
                <w:sz w:val="17"/>
                <w:szCs w:val="17"/>
                <w:rtl w:val="0"/>
              </w:rPr>
              <w:t xml:space="preserve">3〜4名</w:t>
            </w:r>
            <w:r>
              <w:rPr>
                <w:rtl w:val="0"/>
              </w:rPr>
            </w:r>
          </w:p>
        </w:tc>
        <w:tc>
          <w:tcPr>
            <w:shd w:fill="edf0fa" w:val="clear"/>
            <w:tcMar>
              <w:top w:w="55.0" w:type="dxa"/>
              <w:left w:w="80.0" w:type="dxa"/>
              <w:bottom w:w="55.0" w:type="dxa"/>
              <w:right w:w="80.0" w:type="dxa"/>
            </w:tcMar>
          </w:tcPr>
          <w:p w:rsidR="00000000" w:rsidDel="00000000" w:rsidP="00000000" w:rsidRDefault="00000000" w:rsidRPr="00000000" w14:paraId="00000279">
            <w:pPr>
              <w:rPr/>
            </w:pPr>
            <w:r>
              <w:rPr>
                <w:color w:val="000000"/>
                <w:sz w:val="17"/>
                <w:szCs w:val="17"/>
                <w:rtl w:val="0"/>
              </w:rPr>
              <w:t xml:space="preserve">担任＋主要教科。うち1名が養護を兼ねられない場合は養護教諭を別途</w:t>
            </w:r>
            <w:r>
              <w:rPr>
                <w:rtl w:val="0"/>
              </w:rPr>
            </w:r>
          </w:p>
        </w:tc>
      </w:tr>
      <w:tr>
        <w:trPr>
          <w:cantSplit w:val="0"/>
          <w:tblHeader w:val="0"/>
        </w:trPr>
        <w:tc>
          <w:tcPr>
            <w:tcMar>
              <w:top w:w="55.0" w:type="dxa"/>
              <w:left w:w="80.0" w:type="dxa"/>
              <w:bottom w:w="55.0" w:type="dxa"/>
              <w:right w:w="80.0" w:type="dxa"/>
            </w:tcMar>
          </w:tcPr>
          <w:p w:rsidR="00000000" w:rsidDel="00000000" w:rsidP="00000000" w:rsidRDefault="00000000" w:rsidRPr="00000000" w14:paraId="0000027A">
            <w:pPr>
              <w:rPr/>
            </w:pPr>
            <w:r>
              <w:rPr>
                <w:color w:val="000000"/>
                <w:sz w:val="17"/>
                <w:szCs w:val="17"/>
                <w:rtl w:val="0"/>
              </w:rPr>
              <w:t xml:space="preserve">養護教諭</w:t>
            </w:r>
            <w:r>
              <w:rPr>
                <w:rtl w:val="0"/>
              </w:rPr>
            </w:r>
          </w:p>
        </w:tc>
        <w:tc>
          <w:tcPr>
            <w:tcMar>
              <w:top w:w="55.0" w:type="dxa"/>
              <w:left w:w="80.0" w:type="dxa"/>
              <w:bottom w:w="55.0" w:type="dxa"/>
              <w:right w:w="80.0" w:type="dxa"/>
            </w:tcMar>
          </w:tcPr>
          <w:p w:rsidR="00000000" w:rsidDel="00000000" w:rsidP="00000000" w:rsidRDefault="00000000" w:rsidRPr="00000000" w14:paraId="0000027B">
            <w:pPr>
              <w:rPr/>
            </w:pPr>
            <w:r>
              <w:rPr>
                <w:color w:val="000000"/>
                <w:sz w:val="17"/>
                <w:szCs w:val="17"/>
                <w:rtl w:val="0"/>
              </w:rPr>
              <w:t xml:space="preserve">1名</w:t>
            </w:r>
            <w:r>
              <w:rPr>
                <w:rtl w:val="0"/>
              </w:rPr>
            </w:r>
          </w:p>
        </w:tc>
        <w:tc>
          <w:tcPr>
            <w:tcMar>
              <w:top w:w="55.0" w:type="dxa"/>
              <w:left w:w="80.0" w:type="dxa"/>
              <w:bottom w:w="55.0" w:type="dxa"/>
              <w:right w:w="80.0" w:type="dxa"/>
            </w:tcMar>
          </w:tcPr>
          <w:p w:rsidR="00000000" w:rsidDel="00000000" w:rsidP="00000000" w:rsidRDefault="00000000" w:rsidRPr="00000000" w14:paraId="0000027C">
            <w:pPr>
              <w:rPr/>
            </w:pPr>
            <w:r>
              <w:rPr>
                <w:color w:val="000000"/>
                <w:sz w:val="17"/>
                <w:szCs w:val="17"/>
                <w:rtl w:val="0"/>
              </w:rPr>
              <w:t xml:space="preserve">保健室運営（必置）</w:t>
            </w:r>
            <w:r>
              <w:rPr>
                <w:rtl w:val="0"/>
              </w:rPr>
            </w:r>
          </w:p>
        </w:tc>
      </w:tr>
      <w:tr>
        <w:trPr>
          <w:cantSplit w:val="0"/>
          <w:tblHeader w:val="0"/>
        </w:trPr>
        <w:tc>
          <w:tcPr>
            <w:shd w:fill="edf0fa" w:val="clear"/>
            <w:tcMar>
              <w:top w:w="55.0" w:type="dxa"/>
              <w:left w:w="80.0" w:type="dxa"/>
              <w:bottom w:w="55.0" w:type="dxa"/>
              <w:right w:w="80.0" w:type="dxa"/>
            </w:tcMar>
          </w:tcPr>
          <w:p w:rsidR="00000000" w:rsidDel="00000000" w:rsidP="00000000" w:rsidRDefault="00000000" w:rsidRPr="00000000" w14:paraId="0000027D">
            <w:pPr>
              <w:rPr/>
            </w:pPr>
            <w:r>
              <w:rPr>
                <w:color w:val="000000"/>
                <w:sz w:val="17"/>
                <w:szCs w:val="17"/>
                <w:rtl w:val="0"/>
              </w:rPr>
              <w:t xml:space="preserve">事務職員</w:t>
            </w:r>
            <w:r>
              <w:rPr>
                <w:rtl w:val="0"/>
              </w:rPr>
            </w:r>
          </w:p>
        </w:tc>
        <w:tc>
          <w:tcPr>
            <w:shd w:fill="edf0fa" w:val="clear"/>
            <w:tcMar>
              <w:top w:w="55.0" w:type="dxa"/>
              <w:left w:w="80.0" w:type="dxa"/>
              <w:bottom w:w="55.0" w:type="dxa"/>
              <w:right w:w="80.0" w:type="dxa"/>
            </w:tcMar>
          </w:tcPr>
          <w:p w:rsidR="00000000" w:rsidDel="00000000" w:rsidP="00000000" w:rsidRDefault="00000000" w:rsidRPr="00000000" w14:paraId="0000027E">
            <w:pPr>
              <w:rPr/>
            </w:pPr>
            <w:r>
              <w:rPr>
                <w:color w:val="000000"/>
                <w:sz w:val="17"/>
                <w:szCs w:val="17"/>
                <w:rtl w:val="0"/>
              </w:rPr>
              <w:t xml:space="preserve">1名</w:t>
            </w:r>
            <w:r>
              <w:rPr>
                <w:rtl w:val="0"/>
              </w:rPr>
            </w:r>
          </w:p>
        </w:tc>
        <w:tc>
          <w:tcPr>
            <w:shd w:fill="edf0fa" w:val="clear"/>
            <w:tcMar>
              <w:top w:w="55.0" w:type="dxa"/>
              <w:left w:w="80.0" w:type="dxa"/>
              <w:bottom w:w="55.0" w:type="dxa"/>
              <w:right w:w="80.0" w:type="dxa"/>
            </w:tcMar>
          </w:tcPr>
          <w:p w:rsidR="00000000" w:rsidDel="00000000" w:rsidP="00000000" w:rsidRDefault="00000000" w:rsidRPr="00000000" w14:paraId="0000027F">
            <w:pPr>
              <w:rPr/>
            </w:pPr>
            <w:r>
              <w:rPr>
                <w:color w:val="000000"/>
                <w:sz w:val="17"/>
                <w:szCs w:val="17"/>
                <w:rtl w:val="0"/>
              </w:rPr>
              <w:t xml:space="preserve">経理・就学支援金・渉外</w:t>
            </w:r>
            <w:r>
              <w:rPr>
                <w:rtl w:val="0"/>
              </w:rPr>
            </w:r>
          </w:p>
        </w:tc>
      </w:tr>
      <w:tr>
        <w:trPr>
          <w:cantSplit w:val="0"/>
          <w:tblHeader w:val="0"/>
        </w:trPr>
        <w:tc>
          <w:tcPr>
            <w:tcMar>
              <w:top w:w="55.0" w:type="dxa"/>
              <w:left w:w="80.0" w:type="dxa"/>
              <w:bottom w:w="55.0" w:type="dxa"/>
              <w:right w:w="80.0" w:type="dxa"/>
            </w:tcMar>
          </w:tcPr>
          <w:p w:rsidR="00000000" w:rsidDel="00000000" w:rsidP="00000000" w:rsidRDefault="00000000" w:rsidRPr="00000000" w14:paraId="00000280">
            <w:pPr>
              <w:rPr/>
            </w:pPr>
            <w:r>
              <w:rPr>
                <w:color w:val="000000"/>
                <w:sz w:val="17"/>
                <w:szCs w:val="17"/>
                <w:rtl w:val="0"/>
              </w:rPr>
              <w:t xml:space="preserve">非常勤講師</w:t>
            </w:r>
            <w:r>
              <w:rPr>
                <w:rtl w:val="0"/>
              </w:rPr>
            </w:r>
          </w:p>
        </w:tc>
        <w:tc>
          <w:tcPr>
            <w:tcMar>
              <w:top w:w="55.0" w:type="dxa"/>
              <w:left w:w="80.0" w:type="dxa"/>
              <w:bottom w:w="55.0" w:type="dxa"/>
              <w:right w:w="80.0" w:type="dxa"/>
            </w:tcMar>
          </w:tcPr>
          <w:p w:rsidR="00000000" w:rsidDel="00000000" w:rsidP="00000000" w:rsidRDefault="00000000" w:rsidRPr="00000000" w14:paraId="00000281">
            <w:pPr>
              <w:rPr/>
            </w:pPr>
            <w:r>
              <w:rPr>
                <w:color w:val="000000"/>
                <w:sz w:val="17"/>
                <w:szCs w:val="17"/>
                <w:rtl w:val="0"/>
              </w:rPr>
              <w:t xml:space="preserve">3〜4名</w:t>
            </w:r>
            <w:r>
              <w:rPr>
                <w:rtl w:val="0"/>
              </w:rPr>
            </w:r>
          </w:p>
        </w:tc>
        <w:tc>
          <w:tcPr>
            <w:tcMar>
              <w:top w:w="55.0" w:type="dxa"/>
              <w:left w:w="80.0" w:type="dxa"/>
              <w:bottom w:w="55.0" w:type="dxa"/>
              <w:right w:w="80.0" w:type="dxa"/>
            </w:tcMar>
          </w:tcPr>
          <w:p w:rsidR="00000000" w:rsidDel="00000000" w:rsidP="00000000" w:rsidRDefault="00000000" w:rsidRPr="00000000" w14:paraId="00000282">
            <w:pPr>
              <w:rPr/>
            </w:pPr>
            <w:r>
              <w:rPr>
                <w:color w:val="000000"/>
                <w:sz w:val="17"/>
                <w:szCs w:val="17"/>
                <w:rtl w:val="0"/>
              </w:rPr>
              <w:t xml:space="preserve">音楽・美術・保体・技家など実技教科</w:t>
            </w:r>
            <w:r>
              <w:rPr>
                <w:rtl w:val="0"/>
              </w:rPr>
            </w:r>
          </w:p>
        </w:tc>
      </w:tr>
      <w:tr>
        <w:trPr>
          <w:cantSplit w:val="0"/>
          <w:tblHeader w:val="0"/>
        </w:trPr>
        <w:tc>
          <w:tcPr>
            <w:shd w:fill="edf0fa" w:val="clear"/>
            <w:tcMar>
              <w:top w:w="55.0" w:type="dxa"/>
              <w:left w:w="80.0" w:type="dxa"/>
              <w:bottom w:w="55.0" w:type="dxa"/>
              <w:right w:w="80.0" w:type="dxa"/>
            </w:tcMar>
          </w:tcPr>
          <w:p w:rsidR="00000000" w:rsidDel="00000000" w:rsidP="00000000" w:rsidRDefault="00000000" w:rsidRPr="00000000" w14:paraId="00000283">
            <w:pPr>
              <w:rPr/>
            </w:pPr>
            <w:r>
              <w:rPr>
                <w:color w:val="000000"/>
                <w:sz w:val="17"/>
                <w:szCs w:val="17"/>
                <w:rtl w:val="0"/>
              </w:rPr>
              <w:t xml:space="preserve">専門・支援</w:t>
            </w:r>
            <w:r>
              <w:rPr>
                <w:rtl w:val="0"/>
              </w:rPr>
            </w:r>
          </w:p>
        </w:tc>
        <w:tc>
          <w:tcPr>
            <w:shd w:fill="edf0fa" w:val="clear"/>
            <w:tcMar>
              <w:top w:w="55.0" w:type="dxa"/>
              <w:left w:w="80.0" w:type="dxa"/>
              <w:bottom w:w="55.0" w:type="dxa"/>
              <w:right w:w="80.0" w:type="dxa"/>
            </w:tcMar>
          </w:tcPr>
          <w:p w:rsidR="00000000" w:rsidDel="00000000" w:rsidP="00000000" w:rsidRDefault="00000000" w:rsidRPr="00000000" w14:paraId="00000284">
            <w:pPr>
              <w:rPr/>
            </w:pPr>
            <w:r>
              <w:rPr>
                <w:color w:val="000000"/>
                <w:sz w:val="17"/>
                <w:szCs w:val="17"/>
                <w:rtl w:val="0"/>
              </w:rPr>
              <w:t xml:space="preserve">1〜3名</w:t>
            </w:r>
            <w:r>
              <w:rPr>
                <w:rtl w:val="0"/>
              </w:rPr>
            </w:r>
          </w:p>
        </w:tc>
        <w:tc>
          <w:tcPr>
            <w:shd w:fill="edf0fa" w:val="clear"/>
            <w:tcMar>
              <w:top w:w="55.0" w:type="dxa"/>
              <w:left w:w="80.0" w:type="dxa"/>
              <w:bottom w:w="55.0" w:type="dxa"/>
              <w:right w:w="80.0" w:type="dxa"/>
            </w:tcMar>
          </w:tcPr>
          <w:p w:rsidR="00000000" w:rsidDel="00000000" w:rsidP="00000000" w:rsidRDefault="00000000" w:rsidRPr="00000000" w14:paraId="00000285">
            <w:pPr>
              <w:rPr/>
            </w:pPr>
            <w:r>
              <w:rPr>
                <w:color w:val="000000"/>
                <w:sz w:val="17"/>
                <w:szCs w:val="17"/>
                <w:rtl w:val="0"/>
              </w:rPr>
              <w:t xml:space="preserve">SC（必須級）、支援員、SSW（巡回可）</w:t>
            </w:r>
            <w:r>
              <w:rPr>
                <w:rtl w:val="0"/>
              </w:rPr>
            </w:r>
          </w:p>
        </w:tc>
      </w:tr>
    </w:tbl>
    <w:p w:rsidR="00000000" w:rsidDel="00000000" w:rsidP="00000000" w:rsidRDefault="00000000" w:rsidRPr="00000000" w14:paraId="00000286">
      <w:pPr>
        <w:spacing w:after="130" w:line="320" w:lineRule="auto"/>
        <w:rPr/>
      </w:pPr>
      <w:r>
        <w:rPr>
          <w:rtl w:val="0"/>
        </w:rPr>
        <w:t xml:space="preserve">合計の目安は常勤6〜8名＋非常勤・専門数名。校長・養護教諭・事務職員は少人数でも省きにくい固定的な人件費であり、収支計画では生徒数が少ない立ち上げ期にこの固定人件費をどう支えるかが最大の論点になる。</w:t>
      </w:r>
      <w:del w:id="9204" w:author="Claude" w:date="2026-10-13T00:00:00Z">
        <w:r>
          <w:rPr>
            <w:rtl w:val="0"/>
          </w:rPr>
          <w:delText xml:space="preserve">前回の拠点戦略と同様、高等学院・塾・シンガクとの人材共用（第12条の施設共用と並ぶ人的シナジー）でこの固定費を薄めるのが現実解となる。</w:delText>
        </w:r>
      </w:del>
      <w:ins w:id="9205" w:author="Claude" w:date="2026-10-13T00:00:00Z">
        <w:r>
          <w:rPr>
            <w:rtl w:val="0"/>
          </w:rPr>
          <w:t xml:space="preserve">必置職員の省略・代替・兼務は、職種ごとに法令上の条件と府の判断を確認する。グループ内の兼務は、同一時間帯の人員の二重計上を避け、勤務配分を明示したうえで行う。</w:t>
        </w:r>
      </w:ins>
    </w:p>
    <w:p w:rsidR="00000000" w:rsidDel="00000000" w:rsidP="00000000" w:rsidRDefault="00000000" w:rsidRPr="00000000" w14:paraId="00000287">
      <w:pPr>
        <w:spacing w:after="130" w:line="320" w:lineRule="auto"/>
        <w:rPr/>
      </w:pPr>
      <w:r>
        <w:rPr>
          <w:rtl w:val="0"/>
        </w:rPr>
        <w:t xml:space="preserve">段階的な人員計画：開校初年度（生徒22〜30名）は常勤6名（校長1・養護教諭1・事務職員1・専任教員3）＋非常勤4〜5名で人件費約3,300万円／年。定員充足時（90名・3学級）は常勤11名（校長1・教頭1・養護教諭1・事務職員2・専任教員6〜7）＋非常勤6〜7名で人件費約5,500万円／年まで拡大する。2029年度3,300万円→2030年度4,400万円→2031年度5,500万円と、生徒数の伸びに合わせ段階的に増員する計画。</w:t>
      </w:r>
      <w:ins w:id="9206" w:author="Claude" w:date="2026-10-13T00:00:00Z">
        <w:r>
          <w:rPr>
            <w:rtl w:val="0"/>
          </w:rPr>
          <w:t xml:space="preserve">（※この人件費は10.3の計画［初年度約3,107万円、完成年度約6,984万円。10.2表は6,498万円］と一致していない。資格と勤務配分から積算し直して統一する。）</w:t>
        </w:r>
      </w:ins>
    </w:p>
    <w:p w:rsidR="00000000" w:rsidDel="00000000" w:rsidP="00000000" w:rsidRDefault="00000000" w:rsidRPr="00000000" w14:paraId="00000288">
      <w:pPr>
        <w:pStyle w:val="Heading1"/>
        <w:spacing w:after="180" w:before="340" w:lineRule="auto"/>
        <w:rPr>
          <w:b w:val="1"/>
          <w:bCs w:val="1"/>
          <w:color w:val="1e2761"/>
          <w:sz w:val="30"/>
          <w:szCs w:val="30"/>
        </w:rPr>
      </w:pPr>
      <w:r>
        <w:br w:type="page"/>
      </w:r>
      <w:r>
        <w:rPr>
          <w:rtl w:val="0"/>
        </w:rPr>
      </w:r>
    </w:p>
    <w:p>
      <w:pPr>
        <w:pStyle w:val="Heading3"/>
        <w:spacing w:after="140" w:before="240" w:lineRule="auto"/>
        <w:rPr>
          <w:ins w:id="9207" w:author="Claude" w:date="2026-10-13T00:00:00Z"/>
        </w:rPr>
      </w:pPr>
      <w:ins w:id="9208" w:author="Claude" w:date="2026-10-13T00:00:00Z">
        <w:r>
          <w:rPr>
            <w:b w:val="1"/>
            <w:bCs w:val="1"/>
            <w:color w:val="595959"/>
            <w:sz w:val="22"/>
            <w:szCs w:val="22"/>
            <w:rtl w:val="0"/>
          </w:rPr>
          <w:t xml:space="preserve">8.6.5 B5・シンガクの提供仕様（新設）</w:t>
        </w:r>
      </w:ins>
    </w:p>
    <w:p>
      <w:pPr>
        <w:spacing w:after="140" w:line="360" w:lineRule="auto"/>
        <w:rPr>
          <w:ins w:id="9209" w:author="Claude" w:date="2026-10-13T00:00:00Z"/>
        </w:rPr>
      </w:pPr>
      <w:ins w:id="9210" w:author="Claude" w:date="2026-10-13T00:00:00Z">
        <w:r>
          <w:rPr>
            <w:color w:val="000000"/>
            <w:rtl w:val="0"/>
          </w:rPr>
          <w:t xml:space="preserve">B5の提供案：生徒理解・アセスメント、個別支援の方法、環境調整、教員研修、ケース会議、保護者支援を提供する。検査は必要性、実施資格、本人・保護者の同意、記録・共有の方法を決める。学校が必要とする支援を、放課後等デイサービスの利用資格・受給・別料金に一律に依存させない。</w:t>
        </w:r>
      </w:ins>
    </w:p>
    <w:p>
      <w:pPr>
        <w:spacing w:after="140" w:line="360" w:lineRule="auto"/>
        <w:rPr>
          <w:ins w:id="9211" w:author="Claude" w:date="2026-10-13T00:00:00Z"/>
        </w:rPr>
      </w:pPr>
      <w:ins w:id="9212" w:author="Claude" w:date="2026-10-13T00:00:00Z">
        <w:r>
          <w:rPr>
            <w:color w:val="000000"/>
            <w:rtl w:val="0"/>
          </w:rPr>
          <w:t xml:space="preserve">シンガクの提供案：教材・オンライン環境、学び直し、学習記録、段階的な参加、個別面談、保護者連絡の経験を活用し、学校の教員による指導・評価の業務と接続する。既存の出席扱いの実績は、新設校の設置要件を満たす証明ではない。</w:t>
        </w:r>
      </w:ins>
    </w:p>
    <w:p>
      <w:pPr>
        <w:spacing w:after="140" w:line="360" w:lineRule="auto"/>
        <w:rPr>
          <w:ins w:id="9213" w:author="Claude" w:date="2026-10-13T00:00:00Z"/>
        </w:rPr>
      </w:pPr>
      <w:ins w:id="9214" w:author="Claude" w:date="2026-10-13T00:00:00Z">
        <w:r>
          <w:rPr>
            <w:color w:val="000000"/>
            <w:rtl w:val="0"/>
          </w:rPr>
          <w:t xml:space="preserve">面談の負荷の例：全90名に週60分の面談を行う場合、面談だけで週90時間が必要になる。記録・保護者連絡・会議の時間は別に計上する。</w:t>
        </w:r>
      </w:ins>
    </w:p>
    <w:p>
      <w:pPr>
        <w:spacing w:after="140" w:line="360" w:lineRule="auto"/>
        <w:rPr>
          <w:ins w:id="9215" w:author="Claude" w:date="2026-10-13T00:00:00Z"/>
        </w:rPr>
      </w:pPr>
      <w:ins w:id="9216" w:author="Claude" w:date="2026-10-13T00:00:00Z">
        <w:r>
          <w:rPr>
            <w:color w:val="000000"/>
            <w:rtl w:val="0"/>
          </w:rPr>
          <w:t xml:space="preserve">連携仕様：実際の運営法人を契約主体とし、担当者・資格、月の稼働、場所、学校側の責任者、費用、成果物、情報共有、緊急時・欠員・契約終了時の代替を定める。同一時間帯の学校・福祉事業等の人員の二重計上を避け、兼務の条件を確認する。生徒情報は同じグループ内でも利用目的とアクセス権を整理する。伏見で新たに放課後等デイサービスを開設する場合は、学校の認可とは別に指定・公募条件を確認する。</w:t>
        </w:r>
      </w:ins>
    </w:p>
    <w:p w:rsidR="00000000" w:rsidDel="00000000" w:rsidP="00000000" w:rsidRDefault="00000000" w:rsidRPr="00000000" w14:paraId="00000289">
      <w:pPr>
        <w:pStyle w:val="Heading2"/>
        <w:spacing w:after="180" w:before="340" w:lineRule="auto"/>
        <w:rPr/>
      </w:pPr>
      <w:r>
        <w:rPr>
          <w:b w:val="1"/>
          <w:bCs w:val="1"/>
          <w:color w:val="990011"/>
          <w:rtl w:val="0"/>
        </w:rPr>
        <w:t xml:space="preserve">8.7 一次資料リンク</w:t>
      </w:r>
      <w:r>
        <w:rPr>
          <w:rtl w:val="0"/>
        </w:rPr>
      </w:r>
    </w:p>
    <w:p w:rsidR="00000000" w:rsidDel="00000000" w:rsidP="00000000" w:rsidRDefault="00000000" w:rsidRPr="00000000" w14:paraId="0000028A">
      <w:pPr>
        <w:spacing w:after="80" w:lineRule="auto"/>
        <w:rPr/>
      </w:pPr>
      <w:r>
        <w:rPr>
          <w:b w:val="1"/>
          <w:bCs w:val="1"/>
          <w:sz w:val="18"/>
          <w:szCs w:val="18"/>
          <w:rtl w:val="0"/>
        </w:rPr>
        <w:t xml:space="preserve">▸ 中学校設置基準（文科省令15号・全文）　</w:t>
      </w:r>
      <w:r>
        <w:rPr>
          <w:color w:val="1155cc"/>
          <w:sz w:val="16"/>
          <w:szCs w:val="16"/>
          <w:u w:val="single"/>
          <w:rtl w:val="0"/>
        </w:rPr>
        <w:t xml:space="preserve">https://www.mext.go.jp/a_menu/shotou/koukijyun/1290243.htm</w:t>
      </w:r>
      <w:r>
        <w:rPr>
          <w:rtl w:val="0"/>
        </w:rPr>
      </w:r>
    </w:p>
    <w:p w:rsidR="00000000" w:rsidDel="00000000" w:rsidP="00000000" w:rsidRDefault="00000000" w:rsidRPr="00000000" w14:paraId="0000028B">
      <w:pPr>
        <w:spacing w:after="80" w:lineRule="auto"/>
        <w:rPr/>
      </w:pPr>
      <w:r>
        <w:rPr>
          <w:b w:val="1"/>
          <w:bCs w:val="1"/>
          <w:sz w:val="18"/>
          <w:szCs w:val="18"/>
          <w:rtl w:val="0"/>
        </w:rPr>
        <w:t xml:space="preserve">▸ 学びの多様化学校の設置に向けて【手引き】（令和6年2月改定）　</w:t>
      </w:r>
      <w:r>
        <w:rPr>
          <w:color w:val="1155cc"/>
          <w:sz w:val="16"/>
          <w:szCs w:val="16"/>
          <w:u w:val="single"/>
          <w:rtl w:val="0"/>
        </w:rPr>
        <w:t xml:space="preserve">https://www.mext.go.jp/a_menu/shotou/seitoshidou/1387008_00001.htm</w:t>
      </w:r>
      <w:r>
        <w:rPr>
          <w:rtl w:val="0"/>
        </w:rPr>
      </w:r>
    </w:p>
    <w:p w:rsidR="00000000" w:rsidDel="00000000" w:rsidP="00000000" w:rsidRDefault="00000000" w:rsidRPr="00000000" w14:paraId="0000028C">
      <w:pPr>
        <w:spacing w:after="80" w:lineRule="auto"/>
        <w:rPr/>
      </w:pPr>
      <w:r>
        <w:rPr>
          <w:b w:val="1"/>
          <w:bCs w:val="1"/>
          <w:sz w:val="18"/>
          <w:szCs w:val="18"/>
          <w:rtl w:val="0"/>
        </w:rPr>
        <w:t xml:space="preserve">▸ 学びの多様化学校 制度・設置者一覧　</w:t>
      </w:r>
      <w:r>
        <w:rPr>
          <w:color w:val="1155cc"/>
          <w:sz w:val="16"/>
          <w:szCs w:val="16"/>
          <w:u w:val="single"/>
          <w:rtl w:val="0"/>
        </w:rPr>
        <w:t xml:space="preserve">https://www.mext.go.jp/a_menu/shotou/seitoshidou/1387004.htm</w:t>
      </w:r>
      <w:r>
        <w:rPr>
          <w:rtl w:val="0"/>
        </w:rPr>
      </w:r>
    </w:p>
    <w:p w:rsidR="00000000" w:rsidDel="00000000" w:rsidP="00000000" w:rsidRDefault="00000000" w:rsidRPr="00000000" w14:paraId="0000028D">
      <w:pPr>
        <w:spacing w:after="80" w:lineRule="auto"/>
        <w:rPr/>
      </w:pPr>
      <w:r>
        <w:rPr>
          <w:b w:val="1"/>
          <w:bCs w:val="1"/>
          <w:sz w:val="18"/>
          <w:szCs w:val="18"/>
          <w:rtl w:val="0"/>
        </w:rPr>
        <w:t xml:space="preserve">▸ 公立義務教育諸学校の学級編制及び教職員定数の標準に関する法律（標準法）　</w:t>
      </w:r>
      <w:r>
        <w:rPr>
          <w:color w:val="1155cc"/>
          <w:sz w:val="16"/>
          <w:szCs w:val="16"/>
          <w:u w:val="single"/>
          <w:rtl w:val="0"/>
        </w:rPr>
        <w:t xml:space="preserve">https://www.mext.go.jp/a_menu/shotou/hensei/index.htm</w:t>
      </w:r>
      <w:r>
        <w:rPr>
          <w:rtl w:val="0"/>
        </w:rPr>
      </w:r>
    </w:p>
    <w:p w:rsidR="00000000" w:rsidDel="00000000" w:rsidP="00000000" w:rsidRDefault="00000000" w:rsidRPr="00000000" w14:paraId="0000028E">
      <w:pPr>
        <w:spacing w:after="110" w:lineRule="auto"/>
        <w:rPr/>
      </w:pPr>
      <w:r>
        <w:rPr>
          <w:color w:val="595959"/>
          <w:sz w:val="16"/>
          <w:szCs w:val="16"/>
          <w:rtl w:val="0"/>
        </w:rPr>
        <w:t xml:space="preserve">※本資料は制度の一般的整理であり、面積特例の可否・用途変更の要否は物件と認可権者により個別判断となる。実際の検討は京都府私学課・建築指導課・消防への事前相談を起点とすることを推奨する。</w:t>
      </w:r>
      <w:r>
        <w:rPr>
          <w:rtl w:val="0"/>
        </w:rPr>
      </w:r>
    </w:p>
    <w:p w:rsidR="00000000" w:rsidDel="00000000" w:rsidP="00000000" w:rsidRDefault="00000000" w:rsidRPr="00000000" w14:paraId="0000028F">
      <w:pPr>
        <w:pStyle w:val="Heading1"/>
        <w:spacing w:after="180" w:before="360" w:lineRule="auto"/>
        <w:rPr>
          <w:b w:val="1"/>
          <w:bCs w:val="1"/>
          <w:color w:val="1e2761"/>
        </w:rPr>
      </w:pPr>
      <w:r>
        <w:br w:type="page"/>
      </w:r>
      <w:r>
        <w:rPr>
          <w:rtl w:val="0"/>
        </w:rPr>
      </w:r>
    </w:p>
    <w:p w:rsidR="00000000" w:rsidDel="00000000" w:rsidP="00000000" w:rsidRDefault="00000000" w:rsidRPr="00000000" w14:paraId="00000290">
      <w:pPr>
        <w:pStyle w:val="Heading1"/>
        <w:pageBreakBefore w:val="1"/>
        <w:spacing w:after="180" w:before="360" w:lineRule="auto"/>
        <w:rPr/>
      </w:pPr>
      <w:r>
        <w:rPr>
          <w:b w:val="1"/>
          <w:bCs w:val="1"/>
          <w:color w:val="1e2761"/>
          <w:rtl w:val="0"/>
        </w:rPr>
        <w:t xml:space="preserve">9. 事業3｜ゴールフリー高等学院への接続（高等学院／高等学校の2パターン）</w:t>
      </w:r>
      <w:r>
        <w:rPr>
          <w:rtl w:val="0"/>
        </w:rPr>
      </w:r>
    </w:p>
    <w:p w:rsidR="00000000" w:rsidDel="00000000" w:rsidP="00000000" w:rsidRDefault="00000000" w:rsidRPr="00000000" w14:paraId="00000291">
      <w:pPr>
        <w:spacing w:after="140" w:line="360" w:lineRule="auto"/>
        <w:rPr/>
      </w:pPr>
      <w:r>
        <w:rPr>
          <w:color w:val="000000"/>
          <w:rtl w:val="0"/>
        </w:rPr>
        <w:t xml:space="preserve">オルタナティブスクールと学びの多様化学校の</w:t>
      </w:r>
      <w:del w:id="9217" w:author="Claude" w:date="2026-10-13T00:00:00Z">
        <w:r>
          <w:rPr>
            <w:color w:val="000000"/>
            <w:rtl w:val="0"/>
          </w:rPr>
          <w:delText xml:space="preserve">卒業生の進路の受け皿として、既存のゴールフリー高等学院を高校段階の出口に位置づける。</w:delText>
        </w:r>
      </w:del>
      <w:ins w:id="9218" w:author="Claude" w:date="2026-10-13T00:00:00Z">
        <w:r>
          <w:rPr>
            <w:color w:val="000000"/>
            <w:rtl w:val="0"/>
          </w:rPr>
          <w:t xml:space="preserve">卒業後の進路の選択肢の一つとして、既存のゴールフリー高等学院を位置づける。生徒の進路は、提携先以外の全日制・定時制・通信制等のグループ外も含めて本人に合うものを支援し、内部進学・自動転籍を前提にしない。</w:t>
        </w:r>
      </w:ins>
      <w:r>
        <w:rPr>
          <w:color w:val="000000"/>
          <w:rtl w:val="0"/>
        </w:rPr>
        <w:t xml:space="preserve">ゴールフリー高等学院は現在、提携通信制高校のサポート校（提携校型）として、レポート・スクーリング・テストがキャンパス内で完結し、進学率90%超の実績を持つ。本構想では、この高校段階の運営形態について2つのパターンを比較検討する。</w:t>
      </w:r>
      <w:r>
        <w:rPr>
          <w:rtl w:val="0"/>
        </w:rPr>
      </w:r>
    </w:p>
    <w:p w:rsidR="00000000" w:rsidDel="00000000" w:rsidP="00000000" w:rsidRDefault="00000000" w:rsidRPr="00000000" w14:paraId="00000292">
      <w:pPr>
        <w:pStyle w:val="Heading2"/>
        <w:spacing w:after="140" w:before="280" w:lineRule="auto"/>
        <w:rPr/>
      </w:pPr>
      <w:r>
        <w:rPr>
          <w:b w:val="1"/>
          <w:bCs w:val="1"/>
          <w:color w:val="990011"/>
          <w:rtl w:val="0"/>
        </w:rPr>
        <w:t xml:space="preserve">9.1 パターンA：ゴールフリー高等学院（サポート校）のまま</w:t>
      </w:r>
      <w:r>
        <w:rPr>
          <w:rtl w:val="0"/>
        </w:rPr>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pacing w:after="100" w:line="336" w:lineRule="auto"/>
        <w:ind w:left="420" w:hanging="210"/>
        <w:rPr>
          <w:color w:val="000000"/>
        </w:rPr>
      </w:pPr>
      <w:r>
        <w:rPr>
          <w:b w:val="1"/>
          <w:bCs w:val="1"/>
          <w:color w:val="000000"/>
          <w:rtl w:val="0"/>
        </w:rPr>
        <w:t xml:space="preserve">・位置づけ：学校教育法上の学校ではなく、提携通信制高校のサポート校として運営を継続する。生徒は提携通信制高校に在籍し、卒業資格は提携校が発行する。</w:t>
      </w:r>
      <w:r>
        <w:rPr>
          <w:rtl w:val="0"/>
        </w:rPr>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pacing w:after="100" w:line="336" w:lineRule="auto"/>
        <w:ind w:left="420" w:hanging="210"/>
        <w:rPr>
          <w:color w:val="000000"/>
        </w:rPr>
      </w:pPr>
      <w:r>
        <w:rPr>
          <w:color w:val="000000"/>
          <w:rtl w:val="0"/>
        </w:rPr>
        <w:t xml:space="preserve">・メリット：設置認可・設置基準・教員免許の制約を受けないため、カリキュラム設計・拠点展開が機動的。塾のノウハウをそのまま高校生に提供でき、進学特化の強みを維持できる。初期投資・撤退コストが小さい。複数の提携通信制高校と契約すれば、進学重視・学び直し重視など生徒の志向に応じた選択肢を用意でき、募集の間口を広げられる。学校法人特有の設置審査・会計基準に縛られないため、意思決定から実行までのリードタイムが短い。</w:t>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pacing w:after="100" w:line="336" w:lineRule="auto"/>
        <w:ind w:left="420" w:hanging="210"/>
        <w:rPr>
          <w:color w:val="000000"/>
        </w:rPr>
      </w:pPr>
      <w:r>
        <w:rPr>
          <w:color w:val="000000"/>
          <w:rtl w:val="0"/>
        </w:rPr>
        <w:t xml:space="preserve">・デメリット：就学支援金は提携通信制本体の授業料のみが対象で、学院費は対象外の「二重学費」構造が続く。単位・卒業資格を自前で出せず、提携先に依存する。私学助成の対象外。「学校」ではなく「サポート校」であることへの心理的ハードルが、一部の保護者・生徒にとって募集の阻害要因になりうる。提携先の経営方針変更・学費改定・提携解消といった外部要因に運営が左右される「提携先依存リスク」を常に抱える。</w:t>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pacing w:after="100" w:line="336" w:lineRule="auto"/>
        <w:ind w:left="420" w:hanging="210"/>
        <w:rPr>
          <w:color w:val="000000"/>
        </w:rPr>
      </w:pPr>
      <w:r>
        <w:rPr>
          <w:b w:val="1"/>
          <w:bCs w:val="1"/>
          <w:color w:val="000000"/>
          <w:rtl w:val="0"/>
        </w:rPr>
        <w:t xml:space="preserve">・適する状況：多様化学校の設立に経営資源を集中し、高校段階はリスクを抑えて現状の強み（進学実績）で戦う場合。</w:t>
      </w:r>
      <w:r>
        <w:rPr>
          <w:rtl w:val="0"/>
        </w:rPr>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pacing w:after="100" w:line="336" w:lineRule="auto"/>
        <w:ind w:left="420" w:hanging="210"/>
        <w:rPr>
          <w:color w:val="000000"/>
        </w:rPr>
      </w:pPr>
      <w:r>
        <w:rPr>
          <w:color w:val="000000"/>
          <w:rtl w:val="0"/>
        </w:rPr>
        <w:t xml:space="preserve">・財務影響：学院費（成基が独自に設定する学費相当）は就学支援金の算定対象外のため、家庭の実質負担は提携通信制本体の授業料に学院費を上乗せした金額になる。近隣の私立高等学校（学校法人立）との価格差が募集力に影響しうるため、学院費の水準設定と奨学金・分割払い制度の充実が引き続き重要になる。</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pacing w:after="100" w:line="336" w:lineRule="auto"/>
        <w:ind w:left="420" w:hanging="210"/>
        <w:rPr>
          <w:color w:val="000000"/>
        </w:rPr>
      </w:pPr>
      <w:r>
        <w:rPr>
          <w:color w:val="000000"/>
          <w:rtl w:val="0"/>
        </w:rPr>
        <w:t xml:space="preserve">・主なリスクと対応：提携解消リスクに備え、提携先を複数確保して特定校への依存度を下げる。あわせて、正規の高等学校でない点のハンデを、少人数指導や心理的支援の継続性など「学院ブランド」独自の価値で補強する。</w:t>
      </w:r>
    </w:p>
    <w:p w:rsidR="00000000" w:rsidDel="00000000" w:rsidP="00000000" w:rsidRDefault="00000000" w:rsidRPr="00000000" w14:paraId="00000299">
      <w:pPr>
        <w:pStyle w:val="Heading2"/>
        <w:spacing w:after="140" w:before="280" w:lineRule="auto"/>
        <w:rPr/>
      </w:pPr>
      <w:r>
        <w:rPr>
          <w:b w:val="1"/>
          <w:bCs w:val="1"/>
          <w:color w:val="990011"/>
          <w:rtl w:val="0"/>
        </w:rPr>
        <w:t xml:space="preserve">9.2 パターンB：学校法人化して「ゴールフリー高等学校」へ移行</w:t>
      </w:r>
      <w:r>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pacing w:after="100" w:line="336" w:lineRule="auto"/>
        <w:ind w:left="420" w:hanging="210"/>
        <w:rPr>
          <w:color w:val="000000"/>
        </w:rPr>
      </w:pPr>
      <w:r>
        <w:rPr>
          <w:b w:val="1"/>
          <w:bCs w:val="1"/>
          <w:color w:val="000000"/>
          <w:rtl w:val="0"/>
        </w:rPr>
        <w:t xml:space="preserve">・位置づけ：多様化学校のために取得する学校法人格を活かし、ゴールフリー高等学院を通信制高校「ゴールフリー高等学校」として認可申請する。単位認定・卒業資格を自前で発行できる正規の高等学校となる。</w:t>
      </w:r>
      <w:r>
        <w:rPr>
          <w:rtl w:val="0"/>
        </w:rPr>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pacing w:after="100" w:line="336" w:lineRule="auto"/>
        <w:ind w:left="420" w:hanging="210"/>
        <w:rPr>
          <w:color w:val="000000"/>
        </w:rPr>
      </w:pPr>
      <w:r>
        <w:rPr>
          <w:color w:val="000000"/>
          <w:rtl w:val="0"/>
        </w:rPr>
        <w:t xml:space="preserve">・メリット：就学支援金が自校の授業料に直接適用され、二重学費が解消。私学助成の対象となりうる。「高等学校」の信用力で募集力が高まり、</w:t>
      </w:r>
      <w:del w:id="9219" w:author="Claude" w:date="2026-10-13T00:00:00Z">
        <w:r>
          <w:rPr>
            <w:color w:val="000000"/>
            <w:rtl w:val="0"/>
          </w:rPr>
          <w:delText xml:space="preserve">多様化学校からの内部進学も制度的に一貫する。</w:delText>
        </w:r>
      </w:del>
      <w:ins w:id="9220" w:author="Claude" w:date="2026-10-13T00:00:00Z">
        <w:r>
          <w:rPr>
            <w:color w:val="000000"/>
            <w:rtl w:val="0"/>
          </w:rPr>
          <w:t xml:space="preserve">多様化学校から進学を希望する生徒にとって制度的に一貫した進路となる。</w:t>
        </w:r>
      </w:ins>
      <w:r>
        <w:rPr>
          <w:color w:val="000000"/>
          <w:rtl w:val="0"/>
        </w:rPr>
        <w:t xml:space="preserve">多様化学校とゴールフリー高等学校を同一学校法人で運営できれば、</w:t>
      </w:r>
      <w:del w:id="9221" w:author="Claude" w:date="2026-10-13T00:00:00Z">
        <w:r>
          <w:rPr>
            <w:color w:val="000000"/>
            <w:rtl w:val="0"/>
          </w:rPr>
          <w:delText xml:space="preserve">教職員・施設を第12条に基づき相互活用でき</w:delText>
        </w:r>
      </w:del>
      <w:ins w:id="9222" w:author="Claude" w:date="2026-10-13T00:00:00Z">
        <w:r>
          <w:rPr>
            <w:color w:val="000000"/>
            <w:rtl w:val="0"/>
          </w:rPr>
          <w:t xml:space="preserve">教職員・施設の相互活用を検討でき（第12条の適用は府と確認）</w:t>
        </w:r>
      </w:ins>
      <w:r>
        <w:rPr>
          <w:color w:val="000000"/>
          <w:rtl w:val="0"/>
        </w:rPr>
        <w:t xml:space="preserve">、シンガクで培った探究・志共育のプログラムを正規カリキュラムに組み込める。社会的信用力の向上は、金融機関からの資金調達や行政補助金の申請にも有利に働く。</w:t>
      </w:r>
    </w:p>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pacing w:after="100" w:line="336" w:lineRule="auto"/>
        <w:ind w:left="420" w:hanging="210"/>
        <w:rPr>
          <w:color w:val="000000"/>
        </w:rPr>
      </w:pPr>
      <w:r>
        <w:rPr>
          <w:color w:val="000000"/>
          <w:rtl w:val="0"/>
        </w:rPr>
        <w:t xml:space="preserve">・デメリット：通信制高校の設置認可（京都府知事・私学審議会）が必要で、校地校舎・教員免許保有者・財政計画の審査を受ける。スクーリング施設・面接指導の体制など、サポート校にはない基準を満たす必要がある。認可までの時間とコストが大きい。認可取得後は教育課程・定員等の変更に都度、都道府県・文科省への届出や再認可が必要となり、サポート校時代と比べて機動性が低下する。多様化学校の認可申請と時期が重なると、学校法人としての実務・資金の両面で負荷が集中するリスクがある（9章・10章参照）。</w:t>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pacing w:after="100" w:line="336" w:lineRule="auto"/>
        <w:ind w:left="420" w:hanging="210"/>
        <w:rPr>
          <w:color w:val="000000"/>
        </w:rPr>
      </w:pPr>
      <w:r>
        <w:rPr>
          <w:b w:val="1"/>
          <w:bCs w:val="1"/>
          <w:color w:val="000000"/>
          <w:rtl w:val="0"/>
        </w:rPr>
        <w:t xml:space="preserve">・適する状況：多様化学校で学校法人の運営基盤ができた後、高校段階も正規校化して就学支援金・私学助成を取り込み、小中高の一貫校として完成させる場合。</w:t>
      </w:r>
      <w:r>
        <w:rPr>
          <w:rtl w:val="0"/>
        </w:rPr>
      </w:r>
    </w:p>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pacing w:after="100" w:line="336" w:lineRule="auto"/>
        <w:ind w:left="420" w:hanging="210"/>
        <w:rPr>
          <w:color w:val="000000"/>
        </w:rPr>
      </w:pPr>
      <w:r>
        <w:rPr>
          <w:color w:val="000000"/>
          <w:rtl w:val="0"/>
        </w:rPr>
        <w:t xml:space="preserve">・財務影響：就学支援金が自校授業料に直接充当されるため家庭の実質負担が下がり、公立・近隣通信制高校との価格競争力が増す。一方で、学校法人会計基準に基づく会計処理・情報公開が新たに必要となり、経理体制の強化投資が発生する。私学助成を得られれば運営費の一部を補えるが、申請・報告事務の負荷も増える。</w:t>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pacing w:after="100" w:line="336" w:lineRule="auto"/>
        <w:ind w:left="420" w:hanging="210"/>
        <w:rPr>
          <w:color w:val="000000"/>
        </w:rPr>
      </w:pPr>
      <w:r>
        <w:rPr>
          <w:color w:val="000000"/>
          <w:rtl w:val="0"/>
        </w:rPr>
        <w:t xml:space="preserve">・主なリスクと対応：認可取得までの期間（校地校舎確保・スクーリング施設整備・教員採用）は収益を生まないまま先行投資がかさむため、資金計画は多様化学校の認可申請時期とずらして平準化する。認可後の教育課程変更に備え、開設時点のカリキュラム設計に将来の拡張余地をあらかじめ織り込んでおく。</w:t>
      </w:r>
    </w:p>
    <w:p w:rsidR="00000000" w:rsidDel="00000000" w:rsidP="00000000" w:rsidRDefault="00000000" w:rsidRPr="00000000" w14:paraId="000002A0">
      <w:pPr>
        <w:pStyle w:val="Heading2"/>
        <w:spacing w:after="140" w:before="280" w:lineRule="auto"/>
        <w:rPr/>
      </w:pPr>
      <w:r>
        <w:rPr>
          <w:b w:val="1"/>
          <w:bCs w:val="1"/>
          <w:color w:val="990011"/>
          <w:rtl w:val="0"/>
        </w:rPr>
        <w:t xml:space="preserve">9.3 2パターンの比較</w:t>
      </w:r>
      <w:r>
        <w:rPr>
          <w:rtl w:val="0"/>
        </w:rPr>
      </w:r>
    </w:p>
    <w:tbl>
      <w:tblPr>
        <w:tblStyle w:val="Table19"/>
        <w:tblW w:w="8700.0" w:type="dxa"/>
        <w:jc w:val="left"/>
        <w:tblLayout w:type="fixed"/>
        <w:tblLook w:val="0400"/>
      </w:tblPr>
      <w:tblGrid>
        <w:gridCol w:w="2600"/>
        <w:gridCol w:w="3050"/>
        <w:gridCol w:w="3050"/>
        <w:tblGridChange w:id="0">
          <w:tblGrid>
            <w:gridCol w:w="2600"/>
            <w:gridCol w:w="3050"/>
            <w:gridCol w:w="305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e2761" w:val="clear"/>
            <w:tcMar>
              <w:top w:w="0.0" w:type="dxa"/>
              <w:bottom w:w="0.0" w:type="dxa"/>
            </w:tcMar>
          </w:tcPr>
          <w:p w:rsidR="00000000" w:rsidDel="00000000" w:rsidP="00000000" w:rsidRDefault="00000000" w:rsidRPr="00000000" w14:paraId="000002A1">
            <w:pPr>
              <w:jc w:val="center"/>
              <w:rPr/>
            </w:pPr>
            <w:r>
              <w:rPr>
                <w:b w:val="1"/>
                <w:bCs w:val="1"/>
                <w:color w:val="ffffff"/>
                <w:sz w:val="18"/>
                <w:szCs w:val="18"/>
                <w:rtl w:val="0"/>
              </w:rPr>
              <w:t xml:space="preserve">観点</w:t>
            </w:r>
            <w:r>
              <w:rPr>
                <w:rtl w:val="0"/>
              </w:rPr>
            </w:r>
          </w:p>
        </w:tc>
        <w:tc>
          <w:tcPr>
            <w:tcBorders>
              <w:top w:color="bfbfbf" w:space="0" w:sz="4" w:val="single"/>
              <w:left w:color="bfbfbf" w:space="0" w:sz="4" w:val="single"/>
              <w:bottom w:color="bfbfbf" w:space="0" w:sz="4" w:val="single"/>
              <w:right w:color="bfbfbf" w:space="0" w:sz="4" w:val="single"/>
            </w:tcBorders>
            <w:shd w:fill="1e2761" w:val="clear"/>
            <w:tcMar>
              <w:top w:w="0.0" w:type="dxa"/>
              <w:bottom w:w="0.0" w:type="dxa"/>
            </w:tcMar>
          </w:tcPr>
          <w:p w:rsidR="00000000" w:rsidDel="00000000" w:rsidP="00000000" w:rsidRDefault="00000000" w:rsidRPr="00000000" w14:paraId="000002A2">
            <w:pPr>
              <w:jc w:val="center"/>
              <w:rPr/>
            </w:pPr>
            <w:r>
              <w:rPr>
                <w:b w:val="1"/>
                <w:bCs w:val="1"/>
                <w:color w:val="ffffff"/>
                <w:sz w:val="18"/>
                <w:szCs w:val="18"/>
                <w:rtl w:val="0"/>
              </w:rPr>
              <w:t xml:space="preserve">A：高等学院のまま</w:t>
            </w:r>
            <w:r>
              <w:rPr>
                <w:rtl w:val="0"/>
              </w:rPr>
            </w:r>
          </w:p>
        </w:tc>
        <w:tc>
          <w:tcPr>
            <w:tcBorders>
              <w:top w:color="bfbfbf" w:space="0" w:sz="4" w:val="single"/>
              <w:left w:color="bfbfbf" w:space="0" w:sz="4" w:val="single"/>
              <w:bottom w:color="bfbfbf" w:space="0" w:sz="4" w:val="single"/>
              <w:right w:color="bfbfbf" w:space="0" w:sz="4" w:val="single"/>
            </w:tcBorders>
            <w:shd w:fill="1e2761" w:val="clear"/>
            <w:tcMar>
              <w:top w:w="0.0" w:type="dxa"/>
              <w:bottom w:w="0.0" w:type="dxa"/>
            </w:tcMar>
          </w:tcPr>
          <w:p w:rsidR="00000000" w:rsidDel="00000000" w:rsidP="00000000" w:rsidRDefault="00000000" w:rsidRPr="00000000" w14:paraId="000002A3">
            <w:pPr>
              <w:jc w:val="center"/>
              <w:rPr/>
            </w:pPr>
            <w:r>
              <w:rPr>
                <w:b w:val="1"/>
                <w:bCs w:val="1"/>
                <w:color w:val="ffffff"/>
                <w:sz w:val="18"/>
                <w:szCs w:val="18"/>
                <w:rtl w:val="0"/>
              </w:rPr>
              <w:t xml:space="preserve">B：ゴールフリー高等学校へ</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2A4">
            <w:pPr>
              <w:rPr/>
            </w:pPr>
            <w:r>
              <w:rPr>
                <w:b w:val="1"/>
                <w:bCs w:val="1"/>
                <w:color w:val="000000"/>
                <w:sz w:val="17"/>
                <w:szCs w:val="17"/>
                <w:rtl w:val="0"/>
              </w:rPr>
              <w:t xml:space="preserve">法的位置づけ</w:t>
            </w:r>
            <w:r>
              <w:rPr>
                <w:rtl w:val="0"/>
              </w:rPr>
            </w:r>
          </w:p>
        </w:tc>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2A5">
            <w:pPr>
              <w:rPr/>
            </w:pPr>
            <w:r>
              <w:rPr>
                <w:color w:val="000000"/>
                <w:sz w:val="17"/>
                <w:szCs w:val="17"/>
                <w:rtl w:val="0"/>
              </w:rPr>
              <w:t xml:space="preserve">サポート校（学校ではない）</w:t>
            </w:r>
            <w:r>
              <w:rPr>
                <w:rtl w:val="0"/>
              </w:rPr>
            </w:r>
          </w:p>
        </w:tc>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2A6">
            <w:pPr>
              <w:rPr/>
            </w:pPr>
            <w:r>
              <w:rPr>
                <w:color w:val="000000"/>
                <w:sz w:val="17"/>
                <w:szCs w:val="17"/>
                <w:rtl w:val="0"/>
              </w:rPr>
              <w:t xml:space="preserve">正規の通信制高等学校</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0fa" w:val="clear"/>
            <w:tcMar>
              <w:top w:w="0.0" w:type="dxa"/>
              <w:bottom w:w="0.0" w:type="dxa"/>
            </w:tcMar>
          </w:tcPr>
          <w:p w:rsidR="00000000" w:rsidDel="00000000" w:rsidP="00000000" w:rsidRDefault="00000000" w:rsidRPr="00000000" w14:paraId="000002A7">
            <w:pPr>
              <w:rPr/>
            </w:pPr>
            <w:r>
              <w:rPr>
                <w:b w:val="1"/>
                <w:bCs w:val="1"/>
                <w:color w:val="000000"/>
                <w:sz w:val="17"/>
                <w:szCs w:val="17"/>
                <w:rtl w:val="0"/>
              </w:rPr>
              <w:t xml:space="preserve">卒業資格</w:t>
            </w:r>
            <w:r>
              <w:rPr>
                <w:rtl w:val="0"/>
              </w:rPr>
            </w:r>
          </w:p>
        </w:tc>
        <w:tc>
          <w:tcPr>
            <w:tcBorders>
              <w:top w:color="bfbfbf" w:space="0" w:sz="4" w:val="single"/>
              <w:left w:color="bfbfbf" w:space="0" w:sz="4" w:val="single"/>
              <w:bottom w:color="bfbfbf" w:space="0" w:sz="4" w:val="single"/>
              <w:right w:color="bfbfbf" w:space="0" w:sz="4" w:val="single"/>
            </w:tcBorders>
            <w:shd w:fill="edf0fa" w:val="clear"/>
            <w:tcMar>
              <w:top w:w="0.0" w:type="dxa"/>
              <w:bottom w:w="0.0" w:type="dxa"/>
            </w:tcMar>
          </w:tcPr>
          <w:p w:rsidR="00000000" w:rsidDel="00000000" w:rsidP="00000000" w:rsidRDefault="00000000" w:rsidRPr="00000000" w14:paraId="000002A8">
            <w:pPr>
              <w:rPr/>
            </w:pPr>
            <w:r>
              <w:rPr>
                <w:color w:val="000000"/>
                <w:sz w:val="17"/>
                <w:szCs w:val="17"/>
                <w:rtl w:val="0"/>
              </w:rPr>
              <w:t xml:space="preserve">提携通信制高校が発行</w:t>
            </w:r>
            <w:r>
              <w:rPr>
                <w:rtl w:val="0"/>
              </w:rPr>
            </w:r>
          </w:p>
        </w:tc>
        <w:tc>
          <w:tcPr>
            <w:tcBorders>
              <w:top w:color="bfbfbf" w:space="0" w:sz="4" w:val="single"/>
              <w:left w:color="bfbfbf" w:space="0" w:sz="4" w:val="single"/>
              <w:bottom w:color="bfbfbf" w:space="0" w:sz="4" w:val="single"/>
              <w:right w:color="bfbfbf" w:space="0" w:sz="4" w:val="single"/>
            </w:tcBorders>
            <w:shd w:fill="edf0fa" w:val="clear"/>
            <w:tcMar>
              <w:top w:w="0.0" w:type="dxa"/>
              <w:bottom w:w="0.0" w:type="dxa"/>
            </w:tcMar>
          </w:tcPr>
          <w:p w:rsidR="00000000" w:rsidDel="00000000" w:rsidP="00000000" w:rsidRDefault="00000000" w:rsidRPr="00000000" w14:paraId="000002A9">
            <w:pPr>
              <w:rPr/>
            </w:pPr>
            <w:r>
              <w:rPr>
                <w:color w:val="000000"/>
                <w:sz w:val="17"/>
                <w:szCs w:val="17"/>
                <w:rtl w:val="0"/>
              </w:rPr>
              <w:t xml:space="preserve">自校で発行</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2AA">
            <w:pPr>
              <w:rPr/>
            </w:pPr>
            <w:r>
              <w:rPr>
                <w:b w:val="1"/>
                <w:bCs w:val="1"/>
                <w:color w:val="000000"/>
                <w:sz w:val="17"/>
                <w:szCs w:val="17"/>
                <w:rtl w:val="0"/>
              </w:rPr>
              <w:t xml:space="preserve">就学支援金</w:t>
            </w:r>
            <w:r>
              <w:rPr>
                <w:rtl w:val="0"/>
              </w:rPr>
            </w:r>
          </w:p>
        </w:tc>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2AB">
            <w:pPr>
              <w:rPr/>
            </w:pPr>
            <w:r>
              <w:rPr>
                <w:color w:val="000000"/>
                <w:sz w:val="17"/>
                <w:szCs w:val="17"/>
                <w:rtl w:val="0"/>
              </w:rPr>
              <w:t xml:space="preserve">提携本体のみ対象（学院費は対象外）</w:t>
            </w:r>
            <w:r>
              <w:rPr>
                <w:rtl w:val="0"/>
              </w:rPr>
            </w:r>
          </w:p>
        </w:tc>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2AC">
            <w:pPr>
              <w:rPr/>
            </w:pPr>
            <w:r>
              <w:rPr>
                <w:color w:val="000000"/>
                <w:sz w:val="17"/>
                <w:szCs w:val="17"/>
                <w:rtl w:val="0"/>
              </w:rPr>
              <w:t xml:space="preserve">自校授業料に直接適用</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0fa" w:val="clear"/>
            <w:tcMar>
              <w:top w:w="0.0" w:type="dxa"/>
              <w:bottom w:w="0.0" w:type="dxa"/>
            </w:tcMar>
          </w:tcPr>
          <w:p w:rsidR="00000000" w:rsidDel="00000000" w:rsidP="00000000" w:rsidRDefault="00000000" w:rsidRPr="00000000" w14:paraId="000002AD">
            <w:pPr>
              <w:rPr/>
            </w:pPr>
            <w:r>
              <w:rPr>
                <w:b w:val="1"/>
                <w:bCs w:val="1"/>
                <w:color w:val="000000"/>
                <w:sz w:val="17"/>
                <w:szCs w:val="17"/>
                <w:rtl w:val="0"/>
              </w:rPr>
              <w:t xml:space="preserve">私学助成</w:t>
            </w:r>
            <w:r>
              <w:rPr>
                <w:rtl w:val="0"/>
              </w:rPr>
            </w:r>
          </w:p>
        </w:tc>
        <w:tc>
          <w:tcPr>
            <w:tcBorders>
              <w:top w:color="bfbfbf" w:space="0" w:sz="4" w:val="single"/>
              <w:left w:color="bfbfbf" w:space="0" w:sz="4" w:val="single"/>
              <w:bottom w:color="bfbfbf" w:space="0" w:sz="4" w:val="single"/>
              <w:right w:color="bfbfbf" w:space="0" w:sz="4" w:val="single"/>
            </w:tcBorders>
            <w:shd w:fill="edf0fa" w:val="clear"/>
            <w:tcMar>
              <w:top w:w="0.0" w:type="dxa"/>
              <w:bottom w:w="0.0" w:type="dxa"/>
            </w:tcMar>
          </w:tcPr>
          <w:p w:rsidR="00000000" w:rsidDel="00000000" w:rsidP="00000000" w:rsidRDefault="00000000" w:rsidRPr="00000000" w14:paraId="000002AE">
            <w:pPr>
              <w:rPr/>
            </w:pPr>
            <w:r>
              <w:rPr>
                <w:color w:val="000000"/>
                <w:sz w:val="17"/>
                <w:szCs w:val="17"/>
                <w:rtl w:val="0"/>
              </w:rPr>
              <w:t xml:space="preserve">対象外</w:t>
            </w:r>
            <w:r>
              <w:rPr>
                <w:rtl w:val="0"/>
              </w:rPr>
            </w:r>
          </w:p>
        </w:tc>
        <w:tc>
          <w:tcPr>
            <w:tcBorders>
              <w:top w:color="bfbfbf" w:space="0" w:sz="4" w:val="single"/>
              <w:left w:color="bfbfbf" w:space="0" w:sz="4" w:val="single"/>
              <w:bottom w:color="bfbfbf" w:space="0" w:sz="4" w:val="single"/>
              <w:right w:color="bfbfbf" w:space="0" w:sz="4" w:val="single"/>
            </w:tcBorders>
            <w:shd w:fill="edf0fa" w:val="clear"/>
            <w:tcMar>
              <w:top w:w="0.0" w:type="dxa"/>
              <w:bottom w:w="0.0" w:type="dxa"/>
            </w:tcMar>
          </w:tcPr>
          <w:p w:rsidR="00000000" w:rsidDel="00000000" w:rsidP="00000000" w:rsidRDefault="00000000" w:rsidRPr="00000000" w14:paraId="000002AF">
            <w:pPr>
              <w:rPr/>
            </w:pPr>
            <w:r>
              <w:rPr>
                <w:color w:val="000000"/>
                <w:sz w:val="17"/>
                <w:szCs w:val="17"/>
                <w:rtl w:val="0"/>
              </w:rPr>
              <w:t xml:space="preserve">対象となりうる</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2B0">
            <w:pPr>
              <w:rPr/>
            </w:pPr>
            <w:r>
              <w:rPr>
                <w:b w:val="1"/>
                <w:bCs w:val="1"/>
                <w:color w:val="000000"/>
                <w:sz w:val="17"/>
                <w:szCs w:val="17"/>
                <w:rtl w:val="0"/>
              </w:rPr>
              <w:t xml:space="preserve">設置認可</w:t>
            </w:r>
            <w:r>
              <w:rPr>
                <w:rtl w:val="0"/>
              </w:rPr>
            </w:r>
          </w:p>
        </w:tc>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2B1">
            <w:pPr>
              <w:rPr/>
            </w:pPr>
            <w:r>
              <w:rPr>
                <w:color w:val="000000"/>
                <w:sz w:val="17"/>
                <w:szCs w:val="17"/>
                <w:rtl w:val="0"/>
              </w:rPr>
              <w:t xml:space="preserve">不要</w:t>
            </w:r>
            <w:r>
              <w:rPr>
                <w:rtl w:val="0"/>
              </w:rPr>
            </w:r>
          </w:p>
        </w:tc>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2B2">
            <w:pPr>
              <w:rPr/>
            </w:pPr>
            <w:r>
              <w:rPr>
                <w:color w:val="000000"/>
                <w:sz w:val="17"/>
                <w:szCs w:val="17"/>
                <w:rtl w:val="0"/>
              </w:rPr>
              <w:t xml:space="preserve">必要（京都府・私学審議会）</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0fa" w:val="clear"/>
            <w:tcMar>
              <w:top w:w="0.0" w:type="dxa"/>
              <w:bottom w:w="0.0" w:type="dxa"/>
            </w:tcMar>
          </w:tcPr>
          <w:p w:rsidR="00000000" w:rsidDel="00000000" w:rsidP="00000000" w:rsidRDefault="00000000" w:rsidRPr="00000000" w14:paraId="000002B3">
            <w:pPr>
              <w:rPr/>
            </w:pPr>
            <w:r>
              <w:rPr>
                <w:b w:val="1"/>
                <w:bCs w:val="1"/>
                <w:color w:val="000000"/>
                <w:sz w:val="17"/>
                <w:szCs w:val="17"/>
                <w:rtl w:val="0"/>
              </w:rPr>
              <w:t xml:space="preserve">初期投資・時間</w:t>
            </w:r>
            <w:r>
              <w:rPr>
                <w:rtl w:val="0"/>
              </w:rPr>
            </w:r>
          </w:p>
        </w:tc>
        <w:tc>
          <w:tcPr>
            <w:tcBorders>
              <w:top w:color="bfbfbf" w:space="0" w:sz="4" w:val="single"/>
              <w:left w:color="bfbfbf" w:space="0" w:sz="4" w:val="single"/>
              <w:bottom w:color="bfbfbf" w:space="0" w:sz="4" w:val="single"/>
              <w:right w:color="bfbfbf" w:space="0" w:sz="4" w:val="single"/>
            </w:tcBorders>
            <w:shd w:fill="edf0fa" w:val="clear"/>
            <w:tcMar>
              <w:top w:w="0.0" w:type="dxa"/>
              <w:bottom w:w="0.0" w:type="dxa"/>
            </w:tcMar>
          </w:tcPr>
          <w:p w:rsidR="00000000" w:rsidDel="00000000" w:rsidP="00000000" w:rsidRDefault="00000000" w:rsidRPr="00000000" w14:paraId="000002B4">
            <w:pPr>
              <w:rPr/>
            </w:pPr>
            <w:r>
              <w:rPr>
                <w:color w:val="000000"/>
                <w:sz w:val="17"/>
                <w:szCs w:val="17"/>
                <w:rtl w:val="0"/>
              </w:rPr>
              <w:t xml:space="preserve">小さい</w:t>
            </w:r>
            <w:r>
              <w:rPr>
                <w:rtl w:val="0"/>
              </w:rPr>
            </w:r>
          </w:p>
        </w:tc>
        <w:tc>
          <w:tcPr>
            <w:tcBorders>
              <w:top w:color="bfbfbf" w:space="0" w:sz="4" w:val="single"/>
              <w:left w:color="bfbfbf" w:space="0" w:sz="4" w:val="single"/>
              <w:bottom w:color="bfbfbf" w:space="0" w:sz="4" w:val="single"/>
              <w:right w:color="bfbfbf" w:space="0" w:sz="4" w:val="single"/>
            </w:tcBorders>
            <w:shd w:fill="edf0fa" w:val="clear"/>
            <w:tcMar>
              <w:top w:w="0.0" w:type="dxa"/>
              <w:bottom w:w="0.0" w:type="dxa"/>
            </w:tcMar>
          </w:tcPr>
          <w:p w:rsidR="00000000" w:rsidDel="00000000" w:rsidP="00000000" w:rsidRDefault="00000000" w:rsidRPr="00000000" w14:paraId="000002B5">
            <w:pPr>
              <w:rPr/>
            </w:pPr>
            <w:r>
              <w:rPr>
                <w:color w:val="000000"/>
                <w:sz w:val="17"/>
                <w:szCs w:val="17"/>
                <w:rtl w:val="0"/>
              </w:rPr>
              <w:t xml:space="preserve">大きい（校地校舎・教員・審査）</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2B6">
            <w:pPr>
              <w:rPr/>
            </w:pPr>
            <w:r>
              <w:rPr>
                <w:b w:val="1"/>
                <w:bCs w:val="1"/>
                <w:color w:val="000000"/>
                <w:sz w:val="17"/>
                <w:szCs w:val="17"/>
                <w:rtl w:val="0"/>
              </w:rPr>
              <w:t xml:space="preserve">機動性</w:t>
            </w:r>
            <w:r>
              <w:rPr>
                <w:rtl w:val="0"/>
              </w:rPr>
            </w:r>
          </w:p>
        </w:tc>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2B7">
            <w:pPr>
              <w:rPr/>
            </w:pPr>
            <w:r>
              <w:rPr>
                <w:color w:val="000000"/>
                <w:sz w:val="17"/>
                <w:szCs w:val="17"/>
                <w:rtl w:val="0"/>
              </w:rPr>
              <w:t xml:space="preserve">高い（自由なカリキュラム）</w:t>
            </w:r>
            <w:r>
              <w:rPr>
                <w:rtl w:val="0"/>
              </w:rPr>
            </w:r>
          </w:p>
        </w:tc>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2B8">
            <w:pPr>
              <w:rPr/>
            </w:pPr>
            <w:r>
              <w:rPr>
                <w:color w:val="000000"/>
                <w:sz w:val="17"/>
                <w:szCs w:val="17"/>
                <w:rtl w:val="0"/>
              </w:rPr>
              <w:t xml:space="preserve">制約あり（設置基準・免許）</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0fa" w:val="clear"/>
            <w:tcMar>
              <w:top w:w="0.0" w:type="dxa"/>
              <w:bottom w:w="0.0" w:type="dxa"/>
            </w:tcMar>
          </w:tcPr>
          <w:p w:rsidR="00000000" w:rsidDel="00000000" w:rsidP="00000000" w:rsidRDefault="00000000" w:rsidRPr="00000000" w14:paraId="000002B9">
            <w:pPr>
              <w:rPr/>
            </w:pPr>
            <w:r>
              <w:rPr>
                <w:b w:val="1"/>
                <w:bCs w:val="1"/>
                <w:color w:val="000000"/>
                <w:sz w:val="17"/>
                <w:szCs w:val="17"/>
                <w:rtl w:val="0"/>
              </w:rPr>
              <w:t xml:space="preserve">募集・信用力</w:t>
            </w:r>
            <w:r>
              <w:rPr>
                <w:rtl w:val="0"/>
              </w:rPr>
            </w:r>
          </w:p>
        </w:tc>
        <w:tc>
          <w:tcPr>
            <w:tcBorders>
              <w:top w:color="bfbfbf" w:space="0" w:sz="4" w:val="single"/>
              <w:left w:color="bfbfbf" w:space="0" w:sz="4" w:val="single"/>
              <w:bottom w:color="bfbfbf" w:space="0" w:sz="4" w:val="single"/>
              <w:right w:color="bfbfbf" w:space="0" w:sz="4" w:val="single"/>
            </w:tcBorders>
            <w:shd w:fill="edf0fa" w:val="clear"/>
            <w:tcMar>
              <w:top w:w="0.0" w:type="dxa"/>
              <w:bottom w:w="0.0" w:type="dxa"/>
            </w:tcMar>
          </w:tcPr>
          <w:p w:rsidR="00000000" w:rsidDel="00000000" w:rsidP="00000000" w:rsidRDefault="00000000" w:rsidRPr="00000000" w14:paraId="000002BA">
            <w:pPr>
              <w:rPr/>
            </w:pPr>
            <w:r>
              <w:rPr>
                <w:color w:val="000000"/>
                <w:sz w:val="17"/>
                <w:szCs w:val="17"/>
                <w:rtl w:val="0"/>
              </w:rPr>
              <w:t xml:space="preserve">「学院」ブランド</w:t>
            </w:r>
            <w:r>
              <w:rPr>
                <w:rtl w:val="0"/>
              </w:rPr>
            </w:r>
          </w:p>
        </w:tc>
        <w:tc>
          <w:tcPr>
            <w:tcBorders>
              <w:top w:color="bfbfbf" w:space="0" w:sz="4" w:val="single"/>
              <w:left w:color="bfbfbf" w:space="0" w:sz="4" w:val="single"/>
              <w:bottom w:color="bfbfbf" w:space="0" w:sz="4" w:val="single"/>
              <w:right w:color="bfbfbf" w:space="0" w:sz="4" w:val="single"/>
            </w:tcBorders>
            <w:shd w:fill="edf0fa" w:val="clear"/>
            <w:tcMar>
              <w:top w:w="0.0" w:type="dxa"/>
              <w:bottom w:w="0.0" w:type="dxa"/>
            </w:tcMar>
          </w:tcPr>
          <w:p w:rsidR="00000000" w:rsidDel="00000000" w:rsidP="00000000" w:rsidRDefault="00000000" w:rsidRPr="00000000" w14:paraId="000002BB">
            <w:pPr>
              <w:rPr/>
            </w:pPr>
            <w:r>
              <w:rPr>
                <w:color w:val="000000"/>
                <w:sz w:val="17"/>
                <w:szCs w:val="17"/>
                <w:rtl w:val="0"/>
              </w:rPr>
              <w:t xml:space="preserve">「高等学校」ブランドで向上</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2BC">
            <w:pPr>
              <w:rPr/>
            </w:pPr>
            <w:r>
              <w:rPr>
                <w:b w:val="1"/>
                <w:bCs w:val="1"/>
                <w:color w:val="000000"/>
                <w:sz w:val="17"/>
                <w:szCs w:val="17"/>
                <w:rtl w:val="0"/>
              </w:rPr>
              <w:t xml:space="preserve">多様化学校との一貫性</w:t>
            </w:r>
            <w:r>
              <w:rPr>
                <w:rtl w:val="0"/>
              </w:rPr>
            </w:r>
          </w:p>
        </w:tc>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2BD">
            <w:pPr>
              <w:rPr/>
            </w:pPr>
            <w:r>
              <w:rPr>
                <w:color w:val="000000"/>
                <w:sz w:val="17"/>
                <w:szCs w:val="17"/>
                <w:rtl w:val="0"/>
              </w:rPr>
              <w:t xml:space="preserve">運用で接続</w:t>
            </w:r>
            <w:r>
              <w:rPr>
                <w:rtl w:val="0"/>
              </w:rPr>
            </w:r>
          </w:p>
        </w:tc>
        <w:tc>
          <w:tcPr>
            <w:tcBorders>
              <w:top w:color="bfbfbf" w:space="0" w:sz="4" w:val="single"/>
              <w:left w:color="bfbfbf" w:space="0" w:sz="4" w:val="single"/>
              <w:bottom w:color="bfbfbf" w:space="0" w:sz="4" w:val="single"/>
              <w:right w:color="bfbfbf" w:space="0" w:sz="4" w:val="single"/>
            </w:tcBorders>
            <w:tcMar>
              <w:top w:w="0.0" w:type="dxa"/>
              <w:bottom w:w="0.0" w:type="dxa"/>
            </w:tcMar>
          </w:tcPr>
          <w:p w:rsidR="00000000" w:rsidDel="00000000" w:rsidP="00000000" w:rsidRDefault="00000000" w:rsidRPr="00000000" w14:paraId="000002BE">
            <w:pPr>
              <w:rPr/>
            </w:pPr>
            <w:del w:id="9223" w:author="Claude" w:date="2026-10-13T00:00:00Z">
              <w:r>
                <w:rPr>
                  <w:color w:val="000000"/>
                  <w:sz w:val="17"/>
                  <w:szCs w:val="17"/>
                  <w:rtl w:val="0"/>
                </w:rPr>
                <w:delText xml:space="preserve">制度的に一貫（内部進学）</w:delText>
              </w:r>
            </w:del>
            <w:ins w:id="9224" w:author="Claude" w:date="2026-10-13T00:00:00Z">
              <w:r>
                <w:rPr>
                  <w:color w:val="000000"/>
                  <w:sz w:val="17"/>
                  <w:szCs w:val="17"/>
                  <w:rtl w:val="0"/>
                </w:rPr>
                <w:t xml:space="preserve">制度的に一貫（進学は本人の選択）</w:t>
              </w:r>
            </w:ins>
            <w:r>
              <w:rPr>
                <w:rtl w:val="0"/>
              </w:rPr>
            </w:r>
          </w:p>
        </w:tc>
      </w:tr>
    </w:tbl>
    <w:p w:rsidR="00000000" w:rsidDel="00000000" w:rsidP="00000000" w:rsidRDefault="00000000" w:rsidRPr="00000000" w14:paraId="000002BF">
      <w:pPr>
        <w:spacing w:after="80" w:lineRule="auto"/>
        <w:rPr/>
      </w:pPr>
      <w:r>
        <w:rPr>
          <w:rtl w:val="0"/>
        </w:rPr>
      </w:r>
    </w:p>
    <w:p w:rsidR="00000000" w:rsidDel="00000000" w:rsidP="00000000" w:rsidRDefault="00000000" w:rsidRPr="00000000" w14:paraId="000002C0">
      <w:pPr>
        <w:spacing w:after="140" w:line="360" w:lineRule="auto"/>
        <w:rPr/>
      </w:pPr>
      <w:r>
        <w:rPr>
          <w:color w:val="000000"/>
          <w:rtl w:val="0"/>
        </w:rPr>
        <w:t xml:space="preserve">推奨の考え方：まず多様化学校の設立（学校法人化）を優先し、高校段階は当面パターンA（高等学院のまま）で走らせて進学実績を積む。学校法人の運営が安定した段階で、パターンB（高等学校化）へ移行して就学支援金・私学助成を取り込み、二重学費の解消と小中高一貫校の完成を図る、という二段階移行が現実的である。開設期の判断（次章）と連動させ、多様化学校とゴールフリー高等学校の認可申請の負荷が重ならないよう時期を調整する。</w:t>
      </w:r>
      <w:ins w:id="9225" w:author="Claude" w:date="2026-10-13T00:00:00Z">
        <w:r>
          <w:rPr>
            <w:color w:val="000000"/>
            <w:rtl w:val="0"/>
          </w:rPr>
          <w:t xml:space="preserve">なお、通信制高校への移行は中学校の運営が安定した後の別事業の判断とし、必要な設置認可・教員・施設・スクーリング・財務・支援制度を独立して検証する。学校法人を確保しただけで高校化できるとは扱わない。</w:t>
        </w:r>
      </w:ins>
      <w:r>
        <w:rPr>
          <w:rtl w:val="0"/>
        </w:rPr>
      </w:r>
    </w:p>
    <w:p w:rsidR="00000000" w:rsidDel="00000000" w:rsidP="00000000" w:rsidRDefault="00000000" w:rsidRPr="00000000" w14:paraId="000002C1">
      <w:pPr>
        <w:pStyle w:val="Heading1"/>
        <w:pageBreakBefore w:val="1"/>
        <w:spacing w:after="160" w:before="300" w:lineRule="auto"/>
        <w:rPr/>
      </w:pPr>
      <w:r>
        <w:rPr>
          <w:b w:val="1"/>
          <w:bCs w:val="1"/>
          <w:color w:val="1e2761"/>
          <w:rtl w:val="0"/>
        </w:rPr>
        <w:t xml:space="preserve">10. 予算設計・収支シミュレーション</w:t>
      </w:r>
      <w:r>
        <w:rPr>
          <w:rtl w:val="0"/>
        </w:rPr>
      </w:r>
    </w:p>
    <w:p w:rsidR="00000000" w:rsidDel="00000000" w:rsidP="00000000" w:rsidRDefault="00000000" w:rsidRPr="00000000" w14:paraId="000002C2">
      <w:pPr>
        <w:spacing w:after="140" w:line="360" w:lineRule="auto"/>
        <w:rPr/>
      </w:pPr>
      <w:r>
        <w:rPr>
          <w:color w:val="000000"/>
          <w:rtl w:val="0"/>
        </w:rPr>
        <w:t xml:space="preserve">本章では、学びの多様化学校（定員90名）とオルタナティブスクールの</w:t>
      </w:r>
      <w:del w:id="9226" w:author="Claude" w:date="2026-10-13T00:00:00Z">
        <w:r>
          <w:rPr>
            <w:color w:val="000000"/>
            <w:rtl w:val="0"/>
          </w:rPr>
          <w:delText xml:space="preserve">2029年4月同時開校を前提とした</w:delText>
        </w:r>
      </w:del>
      <w:ins w:id="9227" w:author="Claude" w:date="2026-10-13T00:00:00Z">
        <w:r>
          <w:rPr>
            <w:color w:val="000000"/>
            <w:rtl w:val="0"/>
          </w:rPr>
          <w:t xml:space="preserve">2029年4月の開校目標を前提とした</w:t>
        </w:r>
      </w:ins>
      <w:r>
        <w:rPr>
          <w:color w:val="000000"/>
          <w:rtl w:val="0"/>
        </w:rPr>
        <w:t xml:space="preserve">、開校準備期から完成年度までの収支計画・限界利益分析・KGI/KPIを示す。</w:t>
      </w:r>
      <w:ins w:id="9228" w:author="Claude" w:date="2026-10-13T00:00:00Z">
        <w:r>
          <w:rPr>
            <w:color w:val="000000"/>
            <w:rtl w:val="0"/>
          </w:rPr>
          <w:t xml:space="preserve">ただし、元の試算は対象事業が混在しているため、中学校法人単体の認可用の収支としては未確定である。オルタナティブスクール等の運営主体・学費の受領者を確定した後に組み直す。</w:t>
        </w:r>
      </w:ins>
      <w:r>
        <w:rPr>
          <w:rtl w:val="0"/>
        </w:rPr>
      </w:r>
    </w:p>
    <w:p w:rsidR="00000000" w:rsidDel="00000000" w:rsidP="00000000" w:rsidRDefault="00000000" w:rsidRPr="00000000" w14:paraId="000002C3">
      <w:pPr>
        <w:pStyle w:val="Heading2"/>
        <w:spacing w:after="160" w:before="300" w:lineRule="auto"/>
        <w:rPr/>
      </w:pPr>
      <w:r>
        <w:rPr>
          <w:b w:val="1"/>
          <w:bCs w:val="1"/>
          <w:color w:val="990011"/>
          <w:rtl w:val="0"/>
        </w:rPr>
        <w:t xml:space="preserve">10.1　収支構造の基本設計</w:t>
      </w:r>
      <w:r>
        <w:rPr>
          <w:rtl w:val="0"/>
        </w:rPr>
      </w:r>
    </w:p>
    <w:p w:rsidR="00000000" w:rsidDel="00000000" w:rsidP="00000000" w:rsidRDefault="00000000" w:rsidRPr="00000000" w14:paraId="000002C4">
      <w:pPr>
        <w:widowControl w:val="1"/>
        <w:numPr>
          <w:ilvl w:val="0"/>
          <w:numId w:val="3"/>
        </w:numPr>
        <w:spacing w:after="100" w:line="300" w:lineRule="auto"/>
        <w:ind w:left="420" w:hanging="210"/>
        <w:rPr/>
      </w:pPr>
      <w:r>
        <w:rPr>
          <w:color w:val="000000"/>
          <w:rtl w:val="0"/>
        </w:rPr>
        <w:t xml:space="preserve">学費：入学金15万円、年間授業料・施設費84万円</w:t>
      </w:r>
      <w:del w:id="9229" w:author="Claude" w:date="2026-10-13T00:00:00Z">
        <w:r>
          <w:rPr>
            <w:color w:val="000000"/>
            <w:rtl w:val="0"/>
          </w:rPr>
          <w:delText xml:space="preserve">（京都府内私立中学校の平均水準）</w:delText>
        </w:r>
      </w:del>
      <w:ins w:id="9230" w:author="Claude" w:date="2026-10-13T00:00:00Z">
        <w:r>
          <w:rPr>
            <w:color w:val="000000"/>
            <w:rtl w:val="0"/>
          </w:rPr>
          <w:t xml:space="preserve">（社内仮定。府内の平均としては未検証であり、家庭の総負担と需要調査で妥当性を確認する）</w:t>
        </w:r>
      </w:ins>
      <w:r>
        <w:rPr>
          <w:color w:val="000000"/>
          <w:rtl w:val="0"/>
        </w:rPr>
        <w:t xml:space="preserve">。</w:t>
      </w:r>
      <w:r>
        <w:rPr>
          <w:rtl w:val="0"/>
        </w:rPr>
      </w:r>
    </w:p>
    <w:p w:rsidR="00000000" w:rsidDel="00000000" w:rsidP="00000000" w:rsidRDefault="00000000" w:rsidRPr="00000000" w14:paraId="000002C5">
      <w:pPr>
        <w:widowControl w:val="1"/>
        <w:numPr>
          <w:ilvl w:val="0"/>
          <w:numId w:val="3"/>
        </w:numPr>
        <w:spacing w:after="100" w:line="300" w:lineRule="auto"/>
        <w:ind w:left="420" w:hanging="210"/>
        <w:rPr/>
      </w:pPr>
      <w:r>
        <w:rPr>
          <w:color w:val="000000"/>
          <w:rtl w:val="0"/>
        </w:rPr>
        <w:t xml:space="preserve">費用は「変動費」（生徒数の増減に応じて変わる費用）と「固定費」（生徒数に関わらず一定の費用）に分けて管理する。変動費には、生徒1人ごとに直接発生する直接変動費（教材費等）に加え、人件費を含める。</w:t>
      </w:r>
      <w:del w:id="9231" w:author="Claude" w:date="2026-10-13T00:00:00Z">
        <w:r>
          <w:rPr>
            <w:color w:val="000000"/>
            <w:rtl w:val="0"/>
          </w:rPr>
          <w:delText xml:space="preserve">人件費は「実績連動採用」の方針（10.4）により生徒数の増加に合わせて段階的に採用する計画であるため、本構想では固定費ではなく変動費として扱う。固定費は賃料・光熱費等のその他固定費のみとし、これに寄付金・CSR協賛による純固定費控除額を充当する。</w:delText>
        </w:r>
      </w:del>
      <w:ins w:id="9232" w:author="Claude" w:date="2026-10-13T00:00:00Z">
        <w:r>
          <w:rPr>
            <w:color w:val="000000"/>
            <w:rtl w:val="0"/>
          </w:rPr>
          <w:t xml:space="preserve">人件費は、最低限の運営に必要な固定部分と、生徒数に応じた段階増員部分に分けて管理する（下表は元の区分のまま示す）。寄付金・CSR協賛等は、費用の控除ではなく収入として明示する。</w:t>
        </w:r>
      </w:ins>
      <w:r>
        <w:rPr>
          <w:rtl w:val="0"/>
        </w:rPr>
      </w:r>
    </w:p>
    <w:tbl>
      <w:tblPr>
        <w:tblStyle w:val="Table20"/>
        <w:tblW w:w="9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700"/>
        <w:gridCol w:w="5000"/>
        <w:tblGridChange w:id="0">
          <w:tblGrid>
            <w:gridCol w:w="1400"/>
            <w:gridCol w:w="2700"/>
            <w:gridCol w:w="5000"/>
          </w:tblGrid>
        </w:tblGridChange>
      </w:tblGrid>
      <w:tr>
        <w:trPr>
          <w:cantSplit w:val="0"/>
          <w:tblHeader w:val="1"/>
        </w:trPr>
        <w:tc>
          <w:tcPr>
            <w:shd w:fill="1e2761" w:val="clear"/>
            <w:tcMar>
              <w:top w:w="60.0" w:type="dxa"/>
              <w:left w:w="90.0" w:type="dxa"/>
              <w:bottom w:w="60.0" w:type="dxa"/>
              <w:right w:w="90.0" w:type="dxa"/>
            </w:tcMar>
          </w:tcPr>
          <w:p w:rsidR="00000000" w:rsidDel="00000000" w:rsidP="00000000" w:rsidRDefault="00000000" w:rsidRPr="00000000" w14:paraId="000002C6">
            <w:pPr>
              <w:jc w:val="center"/>
              <w:rPr/>
            </w:pPr>
            <w:r>
              <w:rPr>
                <w:b w:val="1"/>
                <w:bCs w:val="1"/>
                <w:color w:val="ffffff"/>
                <w:sz w:val="18"/>
                <w:szCs w:val="18"/>
                <w:rtl w:val="0"/>
              </w:rPr>
              <w:t xml:space="preserve">区分</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2C7">
            <w:pPr>
              <w:jc w:val="center"/>
              <w:rPr/>
            </w:pPr>
            <w:r>
              <w:rPr>
                <w:b w:val="1"/>
                <w:bCs w:val="1"/>
                <w:color w:val="ffffff"/>
                <w:sz w:val="18"/>
                <w:szCs w:val="18"/>
                <w:rtl w:val="0"/>
              </w:rPr>
              <w:t xml:space="preserve">費目</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2C8">
            <w:pPr>
              <w:jc w:val="center"/>
              <w:rPr/>
            </w:pPr>
            <w:r>
              <w:rPr>
                <w:b w:val="1"/>
                <w:bCs w:val="1"/>
                <w:color w:val="ffffff"/>
                <w:sz w:val="18"/>
                <w:szCs w:val="18"/>
                <w:rtl w:val="0"/>
              </w:rPr>
              <w:t xml:space="preserve">内容</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C9">
            <w:pPr>
              <w:rPr/>
            </w:pPr>
            <w:r>
              <w:rPr>
                <w:b w:val="1"/>
                <w:bCs w:val="1"/>
                <w:color w:val="000000"/>
                <w:rtl w:val="0"/>
              </w:rPr>
              <w:t xml:space="preserve">変動費</w:t>
            </w:r>
            <w:r>
              <w:rPr>
                <w:rtl w:val="0"/>
              </w:rPr>
            </w:r>
          </w:p>
        </w:tc>
        <w:tc>
          <w:tcPr>
            <w:tcMar>
              <w:top w:w="60.0" w:type="dxa"/>
              <w:left w:w="90.0" w:type="dxa"/>
              <w:bottom w:w="60.0" w:type="dxa"/>
              <w:right w:w="90.0" w:type="dxa"/>
            </w:tcMar>
          </w:tcPr>
          <w:p w:rsidR="00000000" w:rsidDel="00000000" w:rsidP="00000000" w:rsidRDefault="00000000" w:rsidRPr="00000000" w14:paraId="000002CA">
            <w:pPr>
              <w:rPr/>
            </w:pPr>
            <w:r>
              <w:rPr>
                <w:color w:val="000000"/>
                <w:rtl w:val="0"/>
              </w:rPr>
              <w:t xml:space="preserve">直接変動費（教材費等）</w:t>
            </w:r>
            <w:r>
              <w:rPr>
                <w:rtl w:val="0"/>
              </w:rPr>
            </w:r>
          </w:p>
        </w:tc>
        <w:tc>
          <w:tcPr>
            <w:tcMar>
              <w:top w:w="60.0" w:type="dxa"/>
              <w:left w:w="90.0" w:type="dxa"/>
              <w:bottom w:w="60.0" w:type="dxa"/>
              <w:right w:w="90.0" w:type="dxa"/>
            </w:tcMar>
          </w:tcPr>
          <w:p w:rsidR="00000000" w:rsidDel="00000000" w:rsidP="00000000" w:rsidRDefault="00000000" w:rsidRPr="00000000" w14:paraId="000002CB">
            <w:pPr>
              <w:rPr/>
            </w:pPr>
            <w:r>
              <w:rPr>
                <w:color w:val="000000"/>
                <w:rtl w:val="0"/>
              </w:rPr>
              <w:t xml:space="preserve">生徒1人あたり年12万円（内訳は本項末尾の表を参照）</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CC">
            <w:pPr>
              <w:rPr/>
            </w:pPr>
            <w:r>
              <w:rPr>
                <w:b w:val="1"/>
                <w:bCs w:val="1"/>
                <w:color w:val="000000"/>
                <w:rtl w:val="0"/>
              </w:rPr>
              <w:t xml:space="preserve">変動費</w:t>
            </w:r>
            <w:r>
              <w:rPr>
                <w:rtl w:val="0"/>
              </w:rPr>
            </w:r>
          </w:p>
        </w:tc>
        <w:tc>
          <w:tcPr>
            <w:tcMar>
              <w:top w:w="60.0" w:type="dxa"/>
              <w:left w:w="90.0" w:type="dxa"/>
              <w:bottom w:w="60.0" w:type="dxa"/>
              <w:right w:w="90.0" w:type="dxa"/>
            </w:tcMar>
          </w:tcPr>
          <w:p w:rsidR="00000000" w:rsidDel="00000000" w:rsidP="00000000" w:rsidRDefault="00000000" w:rsidRPr="00000000" w14:paraId="000002CD">
            <w:pPr>
              <w:rPr/>
            </w:pPr>
            <w:r>
              <w:rPr>
                <w:color w:val="000000"/>
                <w:rtl w:val="0"/>
              </w:rPr>
              <w:t xml:space="preserve">人件費</w:t>
            </w:r>
            <w:r>
              <w:rPr>
                <w:rtl w:val="0"/>
              </w:rPr>
            </w:r>
          </w:p>
        </w:tc>
        <w:tc>
          <w:tcPr>
            <w:tcMar>
              <w:top w:w="60.0" w:type="dxa"/>
              <w:left w:w="90.0" w:type="dxa"/>
              <w:bottom w:w="60.0" w:type="dxa"/>
              <w:right w:w="90.0" w:type="dxa"/>
            </w:tcMar>
          </w:tcPr>
          <w:p w:rsidR="00000000" w:rsidDel="00000000" w:rsidP="00000000" w:rsidRDefault="00000000" w:rsidRPr="00000000" w14:paraId="000002CE">
            <w:pPr>
              <w:rPr/>
            </w:pPr>
            <w:del w:id="9373" w:author="Claude" w:date="2026-10-13T00:00:00Z">
              <w:r>
                <w:rPr>
                  <w:color w:val="000000"/>
                  <w:rtl w:val="0"/>
                </w:rPr>
                <w:delText xml:space="preserve">実績連動採用のため、生徒数の増加に応じて段階的に増加（詳細は10.3）</w:delText>
              </w:r>
            </w:del>
            <w:ins w:id="9374" w:author="Claude" w:date="2026-10-13T00:00:00Z">
              <w:r>
                <w:rPr>
                  <w:color w:val="000000"/>
                  <w:rtl w:val="0"/>
                </w:rPr>
                <w:t xml:space="preserve">最低運営に必要な固定部分と、生徒数に応じた段階増員部分に分けて管理（詳細は10.3）</w:t>
              </w:r>
            </w:ins>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CF">
            <w:pPr>
              <w:rPr/>
            </w:pPr>
            <w:r>
              <w:rPr>
                <w:b w:val="1"/>
                <w:bCs w:val="1"/>
                <w:color w:val="000000"/>
                <w:rtl w:val="0"/>
              </w:rPr>
              <w:t xml:space="preserve">固定費</w:t>
            </w:r>
            <w:r>
              <w:rPr>
                <w:rtl w:val="0"/>
              </w:rPr>
            </w:r>
          </w:p>
        </w:tc>
        <w:tc>
          <w:tcPr>
            <w:tcMar>
              <w:top w:w="60.0" w:type="dxa"/>
              <w:left w:w="90.0" w:type="dxa"/>
              <w:bottom w:w="60.0" w:type="dxa"/>
              <w:right w:w="90.0" w:type="dxa"/>
            </w:tcMar>
          </w:tcPr>
          <w:p w:rsidR="00000000" w:rsidDel="00000000" w:rsidP="00000000" w:rsidRDefault="00000000" w:rsidRPr="00000000" w14:paraId="000002D0">
            <w:pPr>
              <w:rPr/>
            </w:pPr>
            <w:r>
              <w:rPr>
                <w:color w:val="000000"/>
                <w:rtl w:val="0"/>
              </w:rPr>
              <w:t xml:space="preserve">その他固定費</w:t>
            </w:r>
            <w:r>
              <w:rPr>
                <w:rtl w:val="0"/>
              </w:rPr>
            </w:r>
          </w:p>
        </w:tc>
        <w:tc>
          <w:tcPr>
            <w:tcMar>
              <w:top w:w="60.0" w:type="dxa"/>
              <w:left w:w="90.0" w:type="dxa"/>
              <w:bottom w:w="60.0" w:type="dxa"/>
              <w:right w:w="90.0" w:type="dxa"/>
            </w:tcMar>
          </w:tcPr>
          <w:p w:rsidR="00000000" w:rsidDel="00000000" w:rsidP="00000000" w:rsidRDefault="00000000" w:rsidRPr="00000000" w14:paraId="000002D1">
            <w:pPr>
              <w:rPr/>
            </w:pPr>
            <w:r>
              <w:rPr>
                <w:color w:val="000000"/>
                <w:rtl w:val="0"/>
              </w:rPr>
              <w:t xml:space="preserve">賃料・光熱費・教材備品費等、生徒数に関わらず一定（詳細は10.4）</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D2">
            <w:pPr>
              <w:rPr/>
            </w:pPr>
            <w:del w:id="9375" w:author="Claude" w:date="2026-10-13T00:00:00Z">
              <w:r>
                <w:rPr>
                  <w:b w:val="1"/>
                  <w:bCs w:val="1"/>
                  <w:color w:val="000000"/>
                  <w:rtl w:val="0"/>
                </w:rPr>
                <w:delText xml:space="preserve">（控除）</w:delText>
              </w:r>
            </w:del>
            <w:ins w:id="9376" w:author="Claude" w:date="2026-10-13T00:00:00Z">
              <w:r>
                <w:rPr>
                  <w:b w:val="1"/>
                  <w:bCs w:val="1"/>
                  <w:color w:val="000000"/>
                  <w:rtl w:val="0"/>
                </w:rPr>
                <w:t xml:space="preserve">（収入）</w:t>
              </w:r>
            </w:ins>
            <w:r>
              <w:rPr>
                <w:rtl w:val="0"/>
              </w:rPr>
            </w:r>
          </w:p>
        </w:tc>
        <w:tc>
          <w:tcPr>
            <w:tcMar>
              <w:top w:w="60.0" w:type="dxa"/>
              <w:left w:w="90.0" w:type="dxa"/>
              <w:bottom w:w="60.0" w:type="dxa"/>
              <w:right w:w="90.0" w:type="dxa"/>
            </w:tcMar>
          </w:tcPr>
          <w:p w:rsidR="00000000" w:rsidDel="00000000" w:rsidP="00000000" w:rsidRDefault="00000000" w:rsidRPr="00000000" w14:paraId="000002D3">
            <w:pPr>
              <w:rPr/>
            </w:pPr>
            <w:del w:id="9377" w:author="Claude" w:date="2026-10-13T00:00:00Z">
              <w:r>
                <w:rPr>
                  <w:color w:val="000000"/>
                  <w:rtl w:val="0"/>
                </w:rPr>
                <w:delText xml:space="preserve">純固定費控除額</w:delText>
              </w:r>
            </w:del>
            <w:ins w:id="9378" w:author="Claude" w:date="2026-10-13T00:00:00Z">
              <w:r>
                <w:rPr>
                  <w:color w:val="000000"/>
                  <w:rtl w:val="0"/>
                </w:rPr>
                <w:t xml:space="preserve">寄附金・CSR協賛等</w:t>
              </w:r>
            </w:ins>
            <w:r>
              <w:rPr>
                <w:rtl w:val="0"/>
              </w:rPr>
            </w:r>
          </w:p>
        </w:tc>
        <w:tc>
          <w:tcPr>
            <w:tcMar>
              <w:top w:w="60.0" w:type="dxa"/>
              <w:left w:w="90.0" w:type="dxa"/>
              <w:bottom w:w="60.0" w:type="dxa"/>
              <w:right w:w="90.0" w:type="dxa"/>
            </w:tcMar>
          </w:tcPr>
          <w:p w:rsidR="00000000" w:rsidDel="00000000" w:rsidP="00000000" w:rsidRDefault="00000000" w:rsidRPr="00000000" w14:paraId="000002D4">
            <w:pPr>
              <w:rPr/>
            </w:pPr>
            <w:del w:id="9233" w:author="Claude" w:date="2026-10-13T00:00:00Z">
              <w:r>
                <w:rPr>
                  <w:color w:val="000000"/>
                  <w:rtl w:val="0"/>
                </w:rPr>
                <w:delText xml:space="preserve">寄付金・CSR協賛による収入。固定費から差し引く（詳細は10.4）</w:delText>
              </w:r>
            </w:del>
            <w:ins w:id="9234" w:author="Claude" w:date="2026-10-13T00:00:00Z">
              <w:r>
                <w:rPr>
                  <w:color w:val="000000"/>
                  <w:rtl w:val="0"/>
                </w:rPr>
                <w:t xml:space="preserve">収入として計上する（確約額・入金・使途・条件・継続性・対価性を確認。詳細は10.4）</w:t>
              </w:r>
            </w:ins>
            <w:r>
              <w:rPr>
                <w:rtl w:val="0"/>
              </w:rPr>
            </w:r>
          </w:p>
        </w:tc>
      </w:tr>
    </w:tbl>
    <w:p w:rsidR="00000000" w:rsidDel="00000000" w:rsidP="00000000" w:rsidRDefault="00000000" w:rsidRPr="00000000" w14:paraId="000002D5">
      <w:pPr>
        <w:spacing w:after="120" w:lineRule="auto"/>
        <w:rPr/>
      </w:pPr>
      <w:r>
        <w:rPr>
          <w:rtl w:val="0"/>
        </w:rPr>
      </w:r>
    </w:p>
    <w:p w:rsidR="00000000" w:rsidDel="00000000" w:rsidP="00000000" w:rsidRDefault="00000000" w:rsidRPr="00000000" w14:paraId="000002D6">
      <w:pPr>
        <w:widowControl w:val="1"/>
        <w:numPr>
          <w:ilvl w:val="0"/>
          <w:numId w:val="3"/>
        </w:numPr>
        <w:spacing w:after="100" w:line="300" w:lineRule="auto"/>
        <w:ind w:left="420" w:hanging="210"/>
        <w:rPr/>
      </w:pPr>
      <w:r>
        <w:rPr>
          <w:color w:val="000000"/>
          <w:rtl w:val="0"/>
        </w:rPr>
        <w:t xml:space="preserve">限界利益：学費84万円／年－直接変動費12万円／年＝在校生1人あたり72万円／年（限界利益率85.7%）。新1年生は入学金15万円が加算され、初年度87万円／年となる。人件費は生徒1人あたりに単純比例しないため、この単位あたりの限界利益の計算には含めない。</w:t>
      </w:r>
      <w:ins w:id="9235" w:author="Claude" w:date="2026-10-13T00:00:00Z">
        <w:r>
          <w:rPr>
            <w:color w:val="000000"/>
            <w:rtl w:val="0"/>
          </w:rPr>
          <w:t xml:space="preserve">なお、85.7%は人件費を含まない直接費控除後の比率であり、学校運営全体の利益率ではない。</w:t>
        </w:r>
      </w:ins>
      <w:r>
        <w:rPr>
          <w:rtl w:val="0"/>
        </w:rPr>
      </w:r>
    </w:p>
    <w:p w:rsidR="00000000" w:rsidDel="00000000" w:rsidP="00000000" w:rsidRDefault="00000000" w:rsidRPr="00000000" w14:paraId="000002D7">
      <w:pPr>
        <w:widowControl w:val="1"/>
        <w:numPr>
          <w:ilvl w:val="0"/>
          <w:numId w:val="3"/>
        </w:numPr>
        <w:spacing w:after="100" w:line="300" w:lineRule="auto"/>
        <w:ind w:left="420" w:hanging="210"/>
        <w:rPr/>
      </w:pPr>
      <w:r>
        <w:rPr>
          <w:color w:val="000000"/>
          <w:rtl w:val="0"/>
        </w:rPr>
        <w:t xml:space="preserve">シミュレーションの対象範囲：本シミュレーションは学校法人単体（併設の夜間学習塾・ゴールフリー高等学院・シンガクの売上は含まない）を対象とする。成基みらい教育基金（OB/OG・財界人寄付金、企業CSR協賛・探究提携費）により、寄付1,500万円・CSR1,000万円を合計し、</w:t>
      </w:r>
      <w:del w:id="9236" w:author="Claude" w:date="2026-10-13T00:00:00Z">
        <w:r>
          <w:rPr>
            <w:color w:val="000000"/>
            <w:rtl w:val="0"/>
          </w:rPr>
          <w:delText xml:space="preserve">純固定費控除額2,500万円を目標とする</w:delText>
        </w:r>
      </w:del>
      <w:ins w:id="9237" w:author="Claude" w:date="2026-10-13T00:00:00Z">
        <w:r>
          <w:rPr>
            <w:color w:val="000000"/>
            <w:rtl w:val="0"/>
          </w:rPr>
          <w:t xml:space="preserve">寄附等の収入2,500万円を目標とする（未確約）</w:t>
        </w:r>
      </w:ins>
      <w:r>
        <w:rPr>
          <w:color w:val="000000"/>
          <w:rtl w:val="0"/>
        </w:rPr>
        <w:t xml:space="preserve">（詳細は10.4）。私学助成が適用される場合の上振れシナリオは10.2参照。</w:t>
      </w:r>
      <w:r>
        <w:rPr>
          <w:rtl w:val="0"/>
        </w:rPr>
      </w:r>
    </w:p>
    <w:p w:rsidR="00000000" w:rsidDel="00000000" w:rsidP="00000000" w:rsidRDefault="00000000" w:rsidRPr="00000000" w14:paraId="000002D8">
      <w:pPr>
        <w:widowControl w:val="1"/>
        <w:numPr>
          <w:ilvl w:val="0"/>
          <w:numId w:val="3"/>
        </w:numPr>
        <w:spacing w:after="100" w:line="300" w:lineRule="auto"/>
        <w:ind w:left="420" w:hanging="210"/>
        <w:rPr/>
      </w:pPr>
      <w:del w:id="9238" w:author="Claude" w:date="2026-10-13T00:00:00Z">
        <w:r>
          <w:rPr>
            <w:color w:val="000000"/>
            <w:rtl w:val="0"/>
          </w:rPr>
          <w:delText xml:space="preserve">カリキュラム改革：6教科融合の新カリキュラム『京都創成STEAM（仮称）』により、社会・理科・音楽・美術・技術・家庭を統合し、年間授業時数を1,015時間から約770時間へ約24％削減。複合型STEAMアトリエ1教室に集約し、初期投資（CAPEX）約5,000万円で対応。</w:delText>
        </w:r>
      </w:del>
      <w:ins w:id="9239" w:author="Claude" w:date="2026-10-13T00:00:00Z">
        <w:r>
          <w:rPr>
            <w:color w:val="000000"/>
            <w:rtl w:val="0"/>
          </w:rPr>
          <w:t xml:space="preserve">教育課程：社会・理科・音楽・美術・技術・家庭を横断する『京都創成STEAM（仮称）』を含め、年間約770単位時間の教育課程を検討案とする（7.1.1参照）。アトリエ1室への集約は、必要な機能と同時稼働が成立する場合に採用する（初期投資約5,000万円は試算）。</w:t>
        </w:r>
      </w:ins>
      <w:r>
        <w:rPr>
          <w:rtl w:val="0"/>
        </w:rPr>
      </w:r>
    </w:p>
    <w:p w:rsidR="00000000" w:rsidDel="00000000" w:rsidP="00000000" w:rsidRDefault="00000000" w:rsidRPr="00000000" w14:paraId="000002D9">
      <w:pPr>
        <w:pStyle w:val="Heading3"/>
        <w:pageBreakBefore w:val="1"/>
        <w:spacing w:after="160" w:before="300" w:lineRule="auto"/>
        <w:rPr/>
      </w:pPr>
      <w:r>
        <w:rPr>
          <w:b w:val="1"/>
          <w:bCs w:val="1"/>
          <w:color w:val="595959"/>
          <w:sz w:val="22"/>
          <w:szCs w:val="22"/>
          <w:rtl w:val="0"/>
        </w:rPr>
        <w:t xml:space="preserve">直接変動費12万円／年の内訳（試算）</w:t>
      </w:r>
      <w:r>
        <w:rPr>
          <w:rtl w:val="0"/>
        </w:rPr>
      </w:r>
    </w:p>
    <w:p w:rsidR="00000000" w:rsidDel="00000000" w:rsidP="00000000" w:rsidRDefault="00000000" w:rsidRPr="00000000" w14:paraId="000002DA">
      <w:pPr>
        <w:spacing w:after="140" w:line="360" w:lineRule="auto"/>
        <w:rPr/>
      </w:pPr>
      <w:r>
        <w:rPr>
          <w:color w:val="000000"/>
          <w:rtl w:val="0"/>
        </w:rPr>
        <w:t xml:space="preserve">上記の直接変動費12万円／年（月額1万円換算）について、構想書には項目別の内訳が明記されていなかったため、京都府内の私立中学校・オルタナティブスクールで一般的な費目構成をもとに試算した内訳は次のとおり。ICT・デジタル教材利用料は、10.4で触れているシンガク・オルタナティブスクールとの共通ライセンス化を前提としている。</w:t>
      </w:r>
      <w:r>
        <w:rPr>
          <w:rtl w:val="0"/>
        </w:rPr>
      </w:r>
    </w:p>
    <w:tbl>
      <w:tblPr>
        <w:tblStyle w:val="Table21"/>
        <w:tblW w:w="9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600"/>
        <w:gridCol w:w="1700"/>
        <w:gridCol w:w="3100"/>
        <w:tblGridChange w:id="0">
          <w:tblGrid>
            <w:gridCol w:w="2700"/>
            <w:gridCol w:w="1600"/>
            <w:gridCol w:w="1700"/>
            <w:gridCol w:w="3100"/>
          </w:tblGrid>
        </w:tblGridChange>
      </w:tblGrid>
      <w:tr>
        <w:trPr>
          <w:cantSplit w:val="0"/>
          <w:tblHeader w:val="1"/>
        </w:trPr>
        <w:tc>
          <w:tcPr>
            <w:shd w:fill="1e2761" w:val="clear"/>
            <w:tcMar>
              <w:top w:w="60.0" w:type="dxa"/>
              <w:left w:w="90.0" w:type="dxa"/>
              <w:bottom w:w="60.0" w:type="dxa"/>
              <w:right w:w="90.0" w:type="dxa"/>
            </w:tcMar>
          </w:tcPr>
          <w:p w:rsidR="00000000" w:rsidDel="00000000" w:rsidP="00000000" w:rsidRDefault="00000000" w:rsidRPr="00000000" w14:paraId="000002DB">
            <w:pPr>
              <w:jc w:val="center"/>
              <w:rPr/>
            </w:pPr>
            <w:r>
              <w:rPr>
                <w:b w:val="1"/>
                <w:bCs w:val="1"/>
                <w:color w:val="ffffff"/>
                <w:sz w:val="18"/>
                <w:szCs w:val="18"/>
                <w:rtl w:val="0"/>
              </w:rPr>
              <w:t xml:space="preserve">費目</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2DC">
            <w:pPr>
              <w:jc w:val="center"/>
              <w:rPr/>
            </w:pPr>
            <w:r>
              <w:rPr>
                <w:b w:val="1"/>
                <w:bCs w:val="1"/>
                <w:color w:val="ffffff"/>
                <w:sz w:val="18"/>
                <w:szCs w:val="18"/>
                <w:rtl w:val="0"/>
              </w:rPr>
              <w:t xml:space="preserve">年額</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2DD">
            <w:pPr>
              <w:jc w:val="center"/>
              <w:rPr/>
            </w:pPr>
            <w:r>
              <w:rPr>
                <w:b w:val="1"/>
                <w:bCs w:val="1"/>
                <w:color w:val="ffffff"/>
                <w:sz w:val="18"/>
                <w:szCs w:val="18"/>
                <w:rtl w:val="0"/>
              </w:rPr>
              <w:t xml:space="preserve">月額換算</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2DE">
            <w:pPr>
              <w:jc w:val="center"/>
              <w:rPr/>
            </w:pPr>
            <w:r>
              <w:rPr>
                <w:b w:val="1"/>
                <w:bCs w:val="1"/>
                <w:color w:val="ffffff"/>
                <w:sz w:val="18"/>
                <w:szCs w:val="18"/>
                <w:rtl w:val="0"/>
              </w:rPr>
              <w:t xml:space="preserve">補足</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DF">
            <w:pPr>
              <w:rPr/>
            </w:pPr>
            <w:r>
              <w:rPr>
                <w:b w:val="1"/>
                <w:bCs w:val="1"/>
                <w:color w:val="000000"/>
                <w:rtl w:val="0"/>
              </w:rPr>
              <w:t xml:space="preserve">教材費・副教材費</w:t>
            </w:r>
            <w:r>
              <w:rPr>
                <w:rtl w:val="0"/>
              </w:rPr>
            </w:r>
          </w:p>
        </w:tc>
        <w:tc>
          <w:tcPr>
            <w:tcMar>
              <w:top w:w="60.0" w:type="dxa"/>
              <w:left w:w="90.0" w:type="dxa"/>
              <w:bottom w:w="60.0" w:type="dxa"/>
              <w:right w:w="90.0" w:type="dxa"/>
            </w:tcMar>
          </w:tcPr>
          <w:p w:rsidR="00000000" w:rsidDel="00000000" w:rsidP="00000000" w:rsidRDefault="00000000" w:rsidRPr="00000000" w14:paraId="000002E0">
            <w:pPr>
              <w:rPr/>
            </w:pPr>
            <w:r>
              <w:rPr>
                <w:color w:val="000000"/>
                <w:rtl w:val="0"/>
              </w:rPr>
              <w:t xml:space="preserve">35,000円</w:t>
            </w:r>
            <w:r>
              <w:rPr>
                <w:rtl w:val="0"/>
              </w:rPr>
            </w:r>
          </w:p>
        </w:tc>
        <w:tc>
          <w:tcPr>
            <w:tcMar>
              <w:top w:w="60.0" w:type="dxa"/>
              <w:left w:w="90.0" w:type="dxa"/>
              <w:bottom w:w="60.0" w:type="dxa"/>
              <w:right w:w="90.0" w:type="dxa"/>
            </w:tcMar>
          </w:tcPr>
          <w:p w:rsidR="00000000" w:rsidDel="00000000" w:rsidP="00000000" w:rsidRDefault="00000000" w:rsidRPr="00000000" w14:paraId="000002E1">
            <w:pPr>
              <w:rPr/>
            </w:pPr>
            <w:r>
              <w:rPr>
                <w:color w:val="000000"/>
                <w:rtl w:val="0"/>
              </w:rPr>
              <w:t xml:space="preserve">約2,900円</w:t>
            </w:r>
            <w:r>
              <w:rPr>
                <w:rtl w:val="0"/>
              </w:rPr>
            </w:r>
          </w:p>
        </w:tc>
        <w:tc>
          <w:tcPr>
            <w:tcMar>
              <w:top w:w="60.0" w:type="dxa"/>
              <w:left w:w="90.0" w:type="dxa"/>
              <w:bottom w:w="60.0" w:type="dxa"/>
              <w:right w:w="90.0" w:type="dxa"/>
            </w:tcMar>
          </w:tcPr>
          <w:p w:rsidR="00000000" w:rsidDel="00000000" w:rsidP="00000000" w:rsidRDefault="00000000" w:rsidRPr="00000000" w14:paraId="000002E2">
            <w:pPr>
              <w:rPr/>
            </w:pPr>
            <w:r>
              <w:rPr>
                <w:color w:val="000000"/>
                <w:rtl w:val="0"/>
              </w:rPr>
              <w:t xml:space="preserve">教科書以外の副教材・ワーク・探究学習教材など</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E3">
            <w:pPr>
              <w:rPr/>
            </w:pPr>
            <w:r>
              <w:rPr>
                <w:b w:val="1"/>
                <w:bCs w:val="1"/>
                <w:color w:val="000000"/>
                <w:rtl w:val="0"/>
              </w:rPr>
              <w:t xml:space="preserve">ICT・デジタル教材利用料</w:t>
            </w:r>
            <w:r>
              <w:rPr>
                <w:rtl w:val="0"/>
              </w:rPr>
            </w:r>
          </w:p>
        </w:tc>
        <w:tc>
          <w:tcPr>
            <w:tcMar>
              <w:top w:w="60.0" w:type="dxa"/>
              <w:left w:w="90.0" w:type="dxa"/>
              <w:bottom w:w="60.0" w:type="dxa"/>
              <w:right w:w="90.0" w:type="dxa"/>
            </w:tcMar>
          </w:tcPr>
          <w:p w:rsidR="00000000" w:rsidDel="00000000" w:rsidP="00000000" w:rsidRDefault="00000000" w:rsidRPr="00000000" w14:paraId="000002E4">
            <w:pPr>
              <w:rPr/>
            </w:pPr>
            <w:r>
              <w:rPr>
                <w:color w:val="000000"/>
                <w:rtl w:val="0"/>
              </w:rPr>
              <w:t xml:space="preserve">24,000円</w:t>
            </w:r>
            <w:r>
              <w:rPr>
                <w:rtl w:val="0"/>
              </w:rPr>
            </w:r>
          </w:p>
        </w:tc>
        <w:tc>
          <w:tcPr>
            <w:tcMar>
              <w:top w:w="60.0" w:type="dxa"/>
              <w:left w:w="90.0" w:type="dxa"/>
              <w:bottom w:w="60.0" w:type="dxa"/>
              <w:right w:w="90.0" w:type="dxa"/>
            </w:tcMar>
          </w:tcPr>
          <w:p w:rsidR="00000000" w:rsidDel="00000000" w:rsidP="00000000" w:rsidRDefault="00000000" w:rsidRPr="00000000" w14:paraId="000002E5">
            <w:pPr>
              <w:rPr/>
            </w:pPr>
            <w:r>
              <w:rPr>
                <w:color w:val="000000"/>
                <w:rtl w:val="0"/>
              </w:rPr>
              <w:t xml:space="preserve">2,000円</w:t>
            </w:r>
            <w:r>
              <w:rPr>
                <w:rtl w:val="0"/>
              </w:rPr>
            </w:r>
          </w:p>
        </w:tc>
        <w:tc>
          <w:tcPr>
            <w:tcMar>
              <w:top w:w="60.0" w:type="dxa"/>
              <w:left w:w="90.0" w:type="dxa"/>
              <w:bottom w:w="60.0" w:type="dxa"/>
              <w:right w:w="90.0" w:type="dxa"/>
            </w:tcMar>
          </w:tcPr>
          <w:p w:rsidR="00000000" w:rsidDel="00000000" w:rsidP="00000000" w:rsidRDefault="00000000" w:rsidRPr="00000000" w14:paraId="000002E6">
            <w:pPr>
              <w:rPr/>
            </w:pPr>
            <w:r>
              <w:rPr>
                <w:color w:val="000000"/>
                <w:rtl w:val="0"/>
              </w:rPr>
              <w:t xml:space="preserve">すらら等、シンガク・オルタナティブスクールと共通ライセンス</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E7">
            <w:pPr>
              <w:rPr/>
            </w:pPr>
            <w:r>
              <w:rPr>
                <w:b w:val="1"/>
                <w:bCs w:val="1"/>
                <w:color w:val="000000"/>
                <w:rtl w:val="0"/>
              </w:rPr>
              <w:t xml:space="preserve">行事・校外活動費</w:t>
            </w:r>
            <w:r>
              <w:rPr>
                <w:rtl w:val="0"/>
              </w:rPr>
            </w:r>
          </w:p>
        </w:tc>
        <w:tc>
          <w:tcPr>
            <w:tcMar>
              <w:top w:w="60.0" w:type="dxa"/>
              <w:left w:w="90.0" w:type="dxa"/>
              <w:bottom w:w="60.0" w:type="dxa"/>
              <w:right w:w="90.0" w:type="dxa"/>
            </w:tcMar>
          </w:tcPr>
          <w:p w:rsidR="00000000" w:rsidDel="00000000" w:rsidP="00000000" w:rsidRDefault="00000000" w:rsidRPr="00000000" w14:paraId="000002E8">
            <w:pPr>
              <w:rPr/>
            </w:pPr>
            <w:r>
              <w:rPr>
                <w:color w:val="000000"/>
                <w:rtl w:val="0"/>
              </w:rPr>
              <w:t xml:space="preserve">25,000円</w:t>
            </w:r>
            <w:r>
              <w:rPr>
                <w:rtl w:val="0"/>
              </w:rPr>
            </w:r>
          </w:p>
        </w:tc>
        <w:tc>
          <w:tcPr>
            <w:tcMar>
              <w:top w:w="60.0" w:type="dxa"/>
              <w:left w:w="90.0" w:type="dxa"/>
              <w:bottom w:w="60.0" w:type="dxa"/>
              <w:right w:w="90.0" w:type="dxa"/>
            </w:tcMar>
          </w:tcPr>
          <w:p w:rsidR="00000000" w:rsidDel="00000000" w:rsidP="00000000" w:rsidRDefault="00000000" w:rsidRPr="00000000" w14:paraId="000002E9">
            <w:pPr>
              <w:rPr/>
            </w:pPr>
            <w:r>
              <w:rPr>
                <w:color w:val="000000"/>
                <w:rtl w:val="0"/>
              </w:rPr>
              <w:t xml:space="preserve">約2,100円</w:t>
            </w:r>
            <w:r>
              <w:rPr>
                <w:rtl w:val="0"/>
              </w:rPr>
            </w:r>
          </w:p>
        </w:tc>
        <w:tc>
          <w:tcPr>
            <w:tcMar>
              <w:top w:w="60.0" w:type="dxa"/>
              <w:left w:w="90.0" w:type="dxa"/>
              <w:bottom w:w="60.0" w:type="dxa"/>
              <w:right w:w="90.0" w:type="dxa"/>
            </w:tcMar>
          </w:tcPr>
          <w:p w:rsidR="00000000" w:rsidDel="00000000" w:rsidP="00000000" w:rsidRDefault="00000000" w:rsidRPr="00000000" w14:paraId="000002EA">
            <w:pPr>
              <w:rPr/>
            </w:pPr>
            <w:r>
              <w:rPr>
                <w:color w:val="000000"/>
                <w:rtl w:val="0"/>
              </w:rPr>
              <w:t xml:space="preserve">遠足・宿泊行事・STEAM体験活動等</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EB">
            <w:pPr>
              <w:rPr/>
            </w:pPr>
            <w:r>
              <w:rPr>
                <w:b w:val="1"/>
                <w:bCs w:val="1"/>
                <w:color w:val="000000"/>
                <w:rtl w:val="0"/>
              </w:rPr>
              <w:t xml:space="preserve">STEAMアトリエ実習材料費</w:t>
            </w:r>
            <w:r>
              <w:rPr>
                <w:rtl w:val="0"/>
              </w:rPr>
            </w:r>
          </w:p>
        </w:tc>
        <w:tc>
          <w:tcPr>
            <w:tcMar>
              <w:top w:w="60.0" w:type="dxa"/>
              <w:left w:w="90.0" w:type="dxa"/>
              <w:bottom w:w="60.0" w:type="dxa"/>
              <w:right w:w="90.0" w:type="dxa"/>
            </w:tcMar>
          </w:tcPr>
          <w:p w:rsidR="00000000" w:rsidDel="00000000" w:rsidP="00000000" w:rsidRDefault="00000000" w:rsidRPr="00000000" w14:paraId="000002EC">
            <w:pPr>
              <w:rPr/>
            </w:pPr>
            <w:r>
              <w:rPr>
                <w:color w:val="000000"/>
                <w:rtl w:val="0"/>
              </w:rPr>
              <w:t xml:space="preserve">20,000円</w:t>
            </w:r>
            <w:r>
              <w:rPr>
                <w:rtl w:val="0"/>
              </w:rPr>
            </w:r>
          </w:p>
        </w:tc>
        <w:tc>
          <w:tcPr>
            <w:tcMar>
              <w:top w:w="60.0" w:type="dxa"/>
              <w:left w:w="90.0" w:type="dxa"/>
              <w:bottom w:w="60.0" w:type="dxa"/>
              <w:right w:w="90.0" w:type="dxa"/>
            </w:tcMar>
          </w:tcPr>
          <w:p w:rsidR="00000000" w:rsidDel="00000000" w:rsidP="00000000" w:rsidRDefault="00000000" w:rsidRPr="00000000" w14:paraId="000002ED">
            <w:pPr>
              <w:rPr/>
            </w:pPr>
            <w:r>
              <w:rPr>
                <w:color w:val="000000"/>
                <w:rtl w:val="0"/>
              </w:rPr>
              <w:t xml:space="preserve">約1,700円</w:t>
            </w:r>
            <w:r>
              <w:rPr>
                <w:rtl w:val="0"/>
              </w:rPr>
            </w:r>
          </w:p>
        </w:tc>
        <w:tc>
          <w:tcPr>
            <w:tcMar>
              <w:top w:w="60.0" w:type="dxa"/>
              <w:left w:w="90.0" w:type="dxa"/>
              <w:bottom w:w="60.0" w:type="dxa"/>
              <w:right w:w="90.0" w:type="dxa"/>
            </w:tcMar>
          </w:tcPr>
          <w:p w:rsidR="00000000" w:rsidDel="00000000" w:rsidP="00000000" w:rsidRDefault="00000000" w:rsidRPr="00000000" w14:paraId="000002EE">
            <w:pPr>
              <w:rPr/>
            </w:pPr>
            <w:r>
              <w:rPr>
                <w:color w:val="000000"/>
                <w:rtl w:val="0"/>
              </w:rPr>
              <w:t xml:space="preserve">制作・実験等の消耗材料</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EF">
            <w:pPr>
              <w:rPr/>
            </w:pPr>
            <w:r>
              <w:rPr>
                <w:b w:val="1"/>
                <w:bCs w:val="1"/>
                <w:color w:val="000000"/>
                <w:rtl w:val="0"/>
              </w:rPr>
              <w:t xml:space="preserve">保険料</w:t>
            </w:r>
            <w:r>
              <w:rPr>
                <w:rtl w:val="0"/>
              </w:rPr>
            </w:r>
          </w:p>
        </w:tc>
        <w:tc>
          <w:tcPr>
            <w:tcMar>
              <w:top w:w="60.0" w:type="dxa"/>
              <w:left w:w="90.0" w:type="dxa"/>
              <w:bottom w:w="60.0" w:type="dxa"/>
              <w:right w:w="90.0" w:type="dxa"/>
            </w:tcMar>
          </w:tcPr>
          <w:p w:rsidR="00000000" w:rsidDel="00000000" w:rsidP="00000000" w:rsidRDefault="00000000" w:rsidRPr="00000000" w14:paraId="000002F0">
            <w:pPr>
              <w:rPr/>
            </w:pPr>
            <w:r>
              <w:rPr>
                <w:color w:val="000000"/>
                <w:rtl w:val="0"/>
              </w:rPr>
              <w:t xml:space="preserve">6,000円</w:t>
            </w:r>
            <w:r>
              <w:rPr>
                <w:rtl w:val="0"/>
              </w:rPr>
            </w:r>
          </w:p>
        </w:tc>
        <w:tc>
          <w:tcPr>
            <w:tcMar>
              <w:top w:w="60.0" w:type="dxa"/>
              <w:left w:w="90.0" w:type="dxa"/>
              <w:bottom w:w="60.0" w:type="dxa"/>
              <w:right w:w="90.0" w:type="dxa"/>
            </w:tcMar>
          </w:tcPr>
          <w:p w:rsidR="00000000" w:rsidDel="00000000" w:rsidP="00000000" w:rsidRDefault="00000000" w:rsidRPr="00000000" w14:paraId="000002F1">
            <w:pPr>
              <w:rPr/>
            </w:pPr>
            <w:r>
              <w:rPr>
                <w:color w:val="000000"/>
                <w:rtl w:val="0"/>
              </w:rPr>
              <w:t xml:space="preserve">500円</w:t>
            </w:r>
            <w:r>
              <w:rPr>
                <w:rtl w:val="0"/>
              </w:rPr>
            </w:r>
          </w:p>
        </w:tc>
        <w:tc>
          <w:tcPr>
            <w:tcMar>
              <w:top w:w="60.0" w:type="dxa"/>
              <w:left w:w="90.0" w:type="dxa"/>
              <w:bottom w:w="60.0" w:type="dxa"/>
              <w:right w:w="90.0" w:type="dxa"/>
            </w:tcMar>
          </w:tcPr>
          <w:p w:rsidR="00000000" w:rsidDel="00000000" w:rsidP="00000000" w:rsidRDefault="00000000" w:rsidRPr="00000000" w14:paraId="000002F2">
            <w:pPr>
              <w:rPr/>
            </w:pPr>
            <w:r>
              <w:rPr>
                <w:color w:val="000000"/>
                <w:rtl w:val="0"/>
              </w:rPr>
              <w:t xml:space="preserve">学校管理下の傷害保険等</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F3">
            <w:pPr>
              <w:rPr/>
            </w:pPr>
            <w:r>
              <w:rPr>
                <w:b w:val="1"/>
                <w:bCs w:val="1"/>
                <w:color w:val="000000"/>
                <w:rtl w:val="0"/>
              </w:rPr>
              <w:t xml:space="preserve">予備・その他消耗品費</w:t>
            </w:r>
            <w:r>
              <w:rPr>
                <w:rtl w:val="0"/>
              </w:rPr>
            </w:r>
          </w:p>
        </w:tc>
        <w:tc>
          <w:tcPr>
            <w:tcMar>
              <w:top w:w="60.0" w:type="dxa"/>
              <w:left w:w="90.0" w:type="dxa"/>
              <w:bottom w:w="60.0" w:type="dxa"/>
              <w:right w:w="90.0" w:type="dxa"/>
            </w:tcMar>
          </w:tcPr>
          <w:p w:rsidR="00000000" w:rsidDel="00000000" w:rsidP="00000000" w:rsidRDefault="00000000" w:rsidRPr="00000000" w14:paraId="000002F4">
            <w:pPr>
              <w:rPr/>
            </w:pPr>
            <w:r>
              <w:rPr>
                <w:color w:val="000000"/>
                <w:rtl w:val="0"/>
              </w:rPr>
              <w:t xml:space="preserve">10,000円</w:t>
            </w:r>
            <w:r>
              <w:rPr>
                <w:rtl w:val="0"/>
              </w:rPr>
            </w:r>
          </w:p>
        </w:tc>
        <w:tc>
          <w:tcPr>
            <w:tcMar>
              <w:top w:w="60.0" w:type="dxa"/>
              <w:left w:w="90.0" w:type="dxa"/>
              <w:bottom w:w="60.0" w:type="dxa"/>
              <w:right w:w="90.0" w:type="dxa"/>
            </w:tcMar>
          </w:tcPr>
          <w:p w:rsidR="00000000" w:rsidDel="00000000" w:rsidP="00000000" w:rsidRDefault="00000000" w:rsidRPr="00000000" w14:paraId="000002F5">
            <w:pPr>
              <w:rPr/>
            </w:pPr>
            <w:r>
              <w:rPr>
                <w:color w:val="000000"/>
                <w:rtl w:val="0"/>
              </w:rPr>
              <w:t xml:space="preserve">約830円</w:t>
            </w:r>
            <w:r>
              <w:rPr>
                <w:rtl w:val="0"/>
              </w:rPr>
            </w:r>
          </w:p>
        </w:tc>
        <w:tc>
          <w:tcPr>
            <w:tcMar>
              <w:top w:w="60.0" w:type="dxa"/>
              <w:left w:w="90.0" w:type="dxa"/>
              <w:bottom w:w="60.0" w:type="dxa"/>
              <w:right w:w="90.0" w:type="dxa"/>
            </w:tcMar>
          </w:tcPr>
          <w:p w:rsidR="00000000" w:rsidDel="00000000" w:rsidP="00000000" w:rsidRDefault="00000000" w:rsidRPr="00000000" w14:paraId="000002F6">
            <w:pPr>
              <w:rPr/>
            </w:pPr>
            <w:r>
              <w:rPr>
                <w:color w:val="000000"/>
                <w:rtl w:val="0"/>
              </w:rPr>
              <w:t xml:space="preserve">印刷費・通信費等</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F7">
            <w:pPr>
              <w:rPr/>
            </w:pPr>
            <w:r>
              <w:rPr>
                <w:b w:val="1"/>
                <w:bCs w:val="1"/>
                <w:color w:val="000000"/>
                <w:rtl w:val="0"/>
              </w:rPr>
              <w:t xml:space="preserve">合計</w:t>
            </w:r>
            <w:r>
              <w:rPr>
                <w:rtl w:val="0"/>
              </w:rPr>
            </w:r>
          </w:p>
        </w:tc>
        <w:tc>
          <w:tcPr>
            <w:tcMar>
              <w:top w:w="60.0" w:type="dxa"/>
              <w:left w:w="90.0" w:type="dxa"/>
              <w:bottom w:w="60.0" w:type="dxa"/>
              <w:right w:w="90.0" w:type="dxa"/>
            </w:tcMar>
          </w:tcPr>
          <w:p w:rsidR="00000000" w:rsidDel="00000000" w:rsidP="00000000" w:rsidRDefault="00000000" w:rsidRPr="00000000" w14:paraId="000002F8">
            <w:pPr>
              <w:rPr/>
            </w:pPr>
            <w:r>
              <w:rPr>
                <w:color w:val="000000"/>
                <w:rtl w:val="0"/>
              </w:rPr>
              <w:t xml:space="preserve">120,000円</w:t>
            </w:r>
            <w:r>
              <w:rPr>
                <w:rtl w:val="0"/>
              </w:rPr>
            </w:r>
          </w:p>
        </w:tc>
        <w:tc>
          <w:tcPr>
            <w:tcMar>
              <w:top w:w="60.0" w:type="dxa"/>
              <w:left w:w="90.0" w:type="dxa"/>
              <w:bottom w:w="60.0" w:type="dxa"/>
              <w:right w:w="90.0" w:type="dxa"/>
            </w:tcMar>
          </w:tcPr>
          <w:p w:rsidR="00000000" w:rsidDel="00000000" w:rsidP="00000000" w:rsidRDefault="00000000" w:rsidRPr="00000000" w14:paraId="000002F9">
            <w:pPr>
              <w:rPr/>
            </w:pPr>
            <w:r>
              <w:rPr>
                <w:color w:val="000000"/>
                <w:rtl w:val="0"/>
              </w:rPr>
              <w:t xml:space="preserve">10,000円</w:t>
            </w:r>
            <w:r>
              <w:rPr>
                <w:rtl w:val="0"/>
              </w:rPr>
            </w:r>
          </w:p>
        </w:tc>
        <w:tc>
          <w:tcPr>
            <w:tcMar>
              <w:top w:w="60.0" w:type="dxa"/>
              <w:left w:w="90.0" w:type="dxa"/>
              <w:bottom w:w="60.0" w:type="dxa"/>
              <w:right w:w="90.0" w:type="dxa"/>
            </w:tcMar>
          </w:tcPr>
          <w:p w:rsidR="00000000" w:rsidDel="00000000" w:rsidP="00000000" w:rsidRDefault="00000000" w:rsidRPr="00000000" w14:paraId="000002FA">
            <w:pPr>
              <w:rPr/>
            </w:pPr>
            <w:r>
              <w:rPr>
                <w:color w:val="000000"/>
                <w:rtl w:val="0"/>
              </w:rPr>
              <w:t xml:space="preserve">—</w:t>
            </w:r>
            <w:r>
              <w:rPr>
                <w:rtl w:val="0"/>
              </w:rPr>
            </w:r>
          </w:p>
        </w:tc>
      </w:tr>
    </w:tbl>
    <w:p w:rsidR="00000000" w:rsidDel="00000000" w:rsidP="00000000" w:rsidRDefault="00000000" w:rsidRPr="00000000" w14:paraId="000002FB">
      <w:pPr>
        <w:spacing w:after="120" w:lineRule="auto"/>
        <w:rPr/>
      </w:pPr>
      <w:r>
        <w:rPr>
          <w:rtl w:val="0"/>
        </w:rPr>
      </w:r>
    </w:p>
    <w:p w:rsidR="00000000" w:rsidDel="00000000" w:rsidP="00000000" w:rsidRDefault="00000000" w:rsidRPr="00000000" w14:paraId="000002FC">
      <w:pPr>
        <w:spacing w:after="140" w:line="300" w:lineRule="auto"/>
        <w:rPr/>
      </w:pPr>
      <w:r>
        <w:rPr>
          <w:color w:val="595959"/>
          <w:sz w:val="16"/>
          <w:szCs w:val="16"/>
          <w:rtl w:val="0"/>
        </w:rPr>
        <w:t xml:space="preserve">本内訳は確定値ではなく、直接変動費12万円／年の妥当性を検証するための試算である。</w:t>
      </w:r>
      <w:r>
        <w:rPr>
          <w:rtl w:val="0"/>
        </w:rPr>
      </w:r>
    </w:p>
    <w:p w:rsidR="00000000" w:rsidDel="00000000" w:rsidP="00000000" w:rsidRDefault="00000000" w:rsidRPr="00000000" w14:paraId="000002FD">
      <w:pPr>
        <w:pStyle w:val="Heading2"/>
        <w:pageBreakBefore w:val="1"/>
        <w:spacing w:after="160" w:before="300" w:lineRule="auto"/>
        <w:rPr/>
      </w:pPr>
      <w:r>
        <w:rPr>
          <w:b w:val="1"/>
          <w:bCs w:val="1"/>
          <w:color w:val="990011"/>
          <w:rtl w:val="0"/>
        </w:rPr>
        <w:t xml:space="preserve">10.2　生徒数・収支計画（2029〜2031年度）</w:t>
      </w:r>
      <w:r>
        <w:rPr>
          <w:rtl w:val="0"/>
        </w:rPr>
      </w:r>
    </w:p>
    <w:p w:rsidR="00000000" w:rsidDel="00000000" w:rsidP="00000000" w:rsidRDefault="00000000" w:rsidRPr="00000000" w14:paraId="000002FE">
      <w:pPr>
        <w:spacing w:after="140" w:line="360" w:lineRule="auto"/>
        <w:rPr/>
      </w:pPr>
      <w:r>
        <w:rPr>
          <w:color w:val="000000"/>
          <w:rtl w:val="0"/>
        </w:rPr>
        <w:t xml:space="preserve">本シミュレーションは学校法人単体（学びの多様化学校＋オルタナティブスクールの学費収入のみ）を対象とし、併設する夜間学習塾・ゴールフリー高等学院（通信制高校）・オンラインフリースクール「シンガク」の売上は含まない。人件費の見直し（10.3）と固定費削減・資金調達目標の見直し（10.4）を反映し、さらに追加のコスト削減策（開校初年度の常勤採用を生徒数実績に厳密連動・非常勤中心化、事務職員の完全アウトソース、STEAMアトリエCAPEXのグループ本体によるリースバック化、賃料のボリュームディスカウント交渉）を織り込んだ最新の収支計画は以下の通り。変動費（人件費）と固定費（その他固定費）を分けて示す。</w:t>
      </w:r>
      <w:ins w:id="9240" w:author="Claude" w:date="2026-10-13T00:00:00Z">
        <w:r>
          <w:rPr>
            <w:color w:val="000000"/>
            <w:rtl w:val="0"/>
          </w:rPr>
          <w:t xml:space="preserve">（本表は元の試算をそのまま示す参考値である。寄附等は収入として扱い、人件費は固定部分と段階増員部分に分けて再計算する。）</w:t>
        </w:r>
      </w:ins>
      <w:r>
        <w:rPr>
          <w:rtl w:val="0"/>
        </w:rPr>
      </w:r>
    </w:p>
    <w:tbl>
      <w:tblPr>
        <w:tblStyle w:val="Table22"/>
        <w:tblW w:w="9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00"/>
        <w:gridCol w:w="1730"/>
        <w:gridCol w:w="1730"/>
        <w:gridCol w:w="1740"/>
        <w:tblGridChange w:id="0">
          <w:tblGrid>
            <w:gridCol w:w="3900"/>
            <w:gridCol w:w="1730"/>
            <w:gridCol w:w="1730"/>
            <w:gridCol w:w="1740"/>
          </w:tblGrid>
        </w:tblGridChange>
      </w:tblGrid>
      <w:tr>
        <w:trPr>
          <w:cantSplit w:val="0"/>
          <w:tblHeader w:val="1"/>
        </w:trPr>
        <w:tc>
          <w:tcPr>
            <w:shd w:fill="1e2761" w:val="clear"/>
            <w:tcMar>
              <w:top w:w="60.0" w:type="dxa"/>
              <w:left w:w="90.0" w:type="dxa"/>
              <w:bottom w:w="60.0" w:type="dxa"/>
              <w:right w:w="90.0" w:type="dxa"/>
            </w:tcMar>
          </w:tcPr>
          <w:p w:rsidR="00000000" w:rsidDel="00000000" w:rsidP="00000000" w:rsidRDefault="00000000" w:rsidRPr="00000000" w14:paraId="000002FF">
            <w:pPr>
              <w:jc w:val="center"/>
              <w:rPr/>
            </w:pPr>
            <w:r>
              <w:rPr>
                <w:b w:val="1"/>
                <w:bCs w:val="1"/>
                <w:color w:val="ffffff"/>
                <w:sz w:val="18"/>
                <w:szCs w:val="18"/>
                <w:rtl w:val="0"/>
              </w:rPr>
              <w:t xml:space="preserve">項目</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300">
            <w:pPr>
              <w:jc w:val="center"/>
              <w:rPr/>
            </w:pPr>
            <w:r>
              <w:rPr>
                <w:b w:val="1"/>
                <w:bCs w:val="1"/>
                <w:color w:val="ffffff"/>
                <w:sz w:val="18"/>
                <w:szCs w:val="18"/>
                <w:rtl w:val="0"/>
              </w:rPr>
              <w:t xml:space="preserve">2029年度</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301">
            <w:pPr>
              <w:jc w:val="center"/>
              <w:rPr/>
            </w:pPr>
            <w:r>
              <w:rPr>
                <w:b w:val="1"/>
                <w:bCs w:val="1"/>
                <w:color w:val="ffffff"/>
                <w:sz w:val="18"/>
                <w:szCs w:val="18"/>
                <w:rtl w:val="0"/>
              </w:rPr>
              <w:t xml:space="preserve">2030年度</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302">
            <w:pPr>
              <w:jc w:val="center"/>
              <w:rPr/>
            </w:pPr>
            <w:r>
              <w:rPr>
                <w:b w:val="1"/>
                <w:bCs w:val="1"/>
                <w:color w:val="ffffff"/>
                <w:sz w:val="18"/>
                <w:szCs w:val="18"/>
                <w:rtl w:val="0"/>
              </w:rPr>
              <w:t xml:space="preserve">2031年度</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03">
            <w:pPr>
              <w:rPr/>
            </w:pPr>
            <w:r>
              <w:rPr>
                <w:b w:val="1"/>
                <w:bCs w:val="1"/>
                <w:color w:val="000000"/>
                <w:rtl w:val="0"/>
              </w:rPr>
              <w:t xml:space="preserve">目標全校生徒数</w:t>
            </w:r>
            <w:r>
              <w:rPr>
                <w:rtl w:val="0"/>
              </w:rPr>
            </w:r>
          </w:p>
        </w:tc>
        <w:tc>
          <w:tcPr>
            <w:tcMar>
              <w:top w:w="60.0" w:type="dxa"/>
              <w:left w:w="90.0" w:type="dxa"/>
              <w:bottom w:w="60.0" w:type="dxa"/>
              <w:right w:w="90.0" w:type="dxa"/>
            </w:tcMar>
          </w:tcPr>
          <w:p w:rsidR="00000000" w:rsidDel="00000000" w:rsidP="00000000" w:rsidRDefault="00000000" w:rsidRPr="00000000" w14:paraId="00000304">
            <w:pPr>
              <w:rPr/>
            </w:pPr>
            <w:r>
              <w:rPr>
                <w:color w:val="000000"/>
                <w:rtl w:val="0"/>
              </w:rPr>
              <w:t xml:space="preserve">30名</w:t>
            </w:r>
            <w:r>
              <w:rPr>
                <w:rtl w:val="0"/>
              </w:rPr>
            </w:r>
          </w:p>
        </w:tc>
        <w:tc>
          <w:tcPr>
            <w:tcMar>
              <w:top w:w="60.0" w:type="dxa"/>
              <w:left w:w="90.0" w:type="dxa"/>
              <w:bottom w:w="60.0" w:type="dxa"/>
              <w:right w:w="90.0" w:type="dxa"/>
            </w:tcMar>
          </w:tcPr>
          <w:p w:rsidR="00000000" w:rsidDel="00000000" w:rsidP="00000000" w:rsidRDefault="00000000" w:rsidRPr="00000000" w14:paraId="00000305">
            <w:pPr>
              <w:rPr/>
            </w:pPr>
            <w:r>
              <w:rPr>
                <w:color w:val="000000"/>
                <w:rtl w:val="0"/>
              </w:rPr>
              <w:t xml:space="preserve">60名</w:t>
            </w:r>
            <w:r>
              <w:rPr>
                <w:rtl w:val="0"/>
              </w:rPr>
            </w:r>
          </w:p>
        </w:tc>
        <w:tc>
          <w:tcPr>
            <w:tcMar>
              <w:top w:w="60.0" w:type="dxa"/>
              <w:left w:w="90.0" w:type="dxa"/>
              <w:bottom w:w="60.0" w:type="dxa"/>
              <w:right w:w="90.0" w:type="dxa"/>
            </w:tcMar>
          </w:tcPr>
          <w:p w:rsidR="00000000" w:rsidDel="00000000" w:rsidP="00000000" w:rsidRDefault="00000000" w:rsidRPr="00000000" w14:paraId="00000306">
            <w:pPr>
              <w:rPr/>
            </w:pPr>
            <w:r>
              <w:rPr>
                <w:color w:val="000000"/>
                <w:rtl w:val="0"/>
              </w:rPr>
              <w:t xml:space="preserve">90名</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07">
            <w:pPr>
              <w:rPr/>
            </w:pPr>
            <w:r>
              <w:rPr>
                <w:b w:val="1"/>
                <w:bCs w:val="1"/>
                <w:color w:val="000000"/>
                <w:rtl w:val="0"/>
              </w:rPr>
              <w:t xml:space="preserve">学費収入合計</w:t>
            </w:r>
            <w:r>
              <w:rPr>
                <w:rtl w:val="0"/>
              </w:rPr>
            </w:r>
          </w:p>
        </w:tc>
        <w:tc>
          <w:tcPr>
            <w:tcMar>
              <w:top w:w="60.0" w:type="dxa"/>
              <w:left w:w="90.0" w:type="dxa"/>
              <w:bottom w:w="60.0" w:type="dxa"/>
              <w:right w:w="90.0" w:type="dxa"/>
            </w:tcMar>
          </w:tcPr>
          <w:p w:rsidR="00000000" w:rsidDel="00000000" w:rsidP="00000000" w:rsidRDefault="00000000" w:rsidRPr="00000000" w14:paraId="00000308">
            <w:pPr>
              <w:rPr/>
            </w:pPr>
            <w:r>
              <w:rPr>
                <w:color w:val="000000"/>
                <w:rtl w:val="0"/>
              </w:rPr>
              <w:t xml:space="preserve">2,970万円</w:t>
            </w:r>
            <w:r>
              <w:rPr>
                <w:rtl w:val="0"/>
              </w:rPr>
            </w:r>
          </w:p>
        </w:tc>
        <w:tc>
          <w:tcPr>
            <w:tcMar>
              <w:top w:w="60.0" w:type="dxa"/>
              <w:left w:w="90.0" w:type="dxa"/>
              <w:bottom w:w="60.0" w:type="dxa"/>
              <w:right w:w="90.0" w:type="dxa"/>
            </w:tcMar>
          </w:tcPr>
          <w:p w:rsidR="00000000" w:rsidDel="00000000" w:rsidP="00000000" w:rsidRDefault="00000000" w:rsidRPr="00000000" w14:paraId="00000309">
            <w:pPr>
              <w:rPr/>
            </w:pPr>
            <w:r>
              <w:rPr>
                <w:color w:val="000000"/>
                <w:rtl w:val="0"/>
              </w:rPr>
              <w:t xml:space="preserve">5,490万円</w:t>
            </w:r>
            <w:r>
              <w:rPr>
                <w:rtl w:val="0"/>
              </w:rPr>
            </w:r>
          </w:p>
        </w:tc>
        <w:tc>
          <w:tcPr>
            <w:tcMar>
              <w:top w:w="60.0" w:type="dxa"/>
              <w:left w:w="90.0" w:type="dxa"/>
              <w:bottom w:w="60.0" w:type="dxa"/>
              <w:right w:w="90.0" w:type="dxa"/>
            </w:tcMar>
          </w:tcPr>
          <w:p w:rsidR="00000000" w:rsidDel="00000000" w:rsidP="00000000" w:rsidRDefault="00000000" w:rsidRPr="00000000" w14:paraId="0000030A">
            <w:pPr>
              <w:rPr/>
            </w:pPr>
            <w:r>
              <w:rPr>
                <w:color w:val="000000"/>
                <w:rtl w:val="0"/>
              </w:rPr>
              <w:t xml:space="preserve">8,010万円</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0B">
            <w:pPr>
              <w:rPr/>
            </w:pPr>
            <w:r>
              <w:rPr>
                <w:b w:val="1"/>
                <w:bCs w:val="1"/>
                <w:color w:val="000000"/>
                <w:rtl w:val="0"/>
              </w:rPr>
              <w:t xml:space="preserve">限界利益合計（学費収入－直接変動費）</w:t>
            </w:r>
            <w:r>
              <w:rPr>
                <w:rtl w:val="0"/>
              </w:rPr>
            </w:r>
          </w:p>
        </w:tc>
        <w:tc>
          <w:tcPr>
            <w:tcMar>
              <w:top w:w="60.0" w:type="dxa"/>
              <w:left w:w="90.0" w:type="dxa"/>
              <w:bottom w:w="60.0" w:type="dxa"/>
              <w:right w:w="90.0" w:type="dxa"/>
            </w:tcMar>
          </w:tcPr>
          <w:p w:rsidR="00000000" w:rsidDel="00000000" w:rsidP="00000000" w:rsidRDefault="00000000" w:rsidRPr="00000000" w14:paraId="0000030C">
            <w:pPr>
              <w:rPr/>
            </w:pPr>
            <w:r>
              <w:rPr>
                <w:color w:val="000000"/>
                <w:rtl w:val="0"/>
              </w:rPr>
              <w:t xml:space="preserve">2,610万円</w:t>
            </w:r>
            <w:r>
              <w:rPr>
                <w:rtl w:val="0"/>
              </w:rPr>
            </w:r>
          </w:p>
        </w:tc>
        <w:tc>
          <w:tcPr>
            <w:tcMar>
              <w:top w:w="60.0" w:type="dxa"/>
              <w:left w:w="90.0" w:type="dxa"/>
              <w:bottom w:w="60.0" w:type="dxa"/>
              <w:right w:w="90.0" w:type="dxa"/>
            </w:tcMar>
          </w:tcPr>
          <w:p w:rsidR="00000000" w:rsidDel="00000000" w:rsidP="00000000" w:rsidRDefault="00000000" w:rsidRPr="00000000" w14:paraId="0000030D">
            <w:pPr>
              <w:rPr/>
            </w:pPr>
            <w:r>
              <w:rPr>
                <w:color w:val="000000"/>
                <w:rtl w:val="0"/>
              </w:rPr>
              <w:t xml:space="preserve">4,770万円</w:t>
            </w:r>
            <w:r>
              <w:rPr>
                <w:rtl w:val="0"/>
              </w:rPr>
            </w:r>
          </w:p>
        </w:tc>
        <w:tc>
          <w:tcPr>
            <w:tcMar>
              <w:top w:w="60.0" w:type="dxa"/>
              <w:left w:w="90.0" w:type="dxa"/>
              <w:bottom w:w="60.0" w:type="dxa"/>
              <w:right w:w="90.0" w:type="dxa"/>
            </w:tcMar>
          </w:tcPr>
          <w:p w:rsidR="00000000" w:rsidDel="00000000" w:rsidP="00000000" w:rsidRDefault="00000000" w:rsidRPr="00000000" w14:paraId="0000030E">
            <w:pPr>
              <w:rPr/>
            </w:pPr>
            <w:r>
              <w:rPr>
                <w:color w:val="000000"/>
                <w:rtl w:val="0"/>
              </w:rPr>
              <w:t xml:space="preserve">6,930万円</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0F">
            <w:pPr>
              <w:rPr/>
            </w:pPr>
            <w:del w:id="9379" w:author="Claude" w:date="2026-10-13T00:00:00Z">
              <w:r>
                <w:rPr>
                  <w:b w:val="1"/>
                  <w:bCs w:val="1"/>
                  <w:color w:val="000000"/>
                  <w:rtl w:val="0"/>
                </w:rPr>
                <w:delText xml:space="preserve">【変動費】人件費（実績連動採用・事務職員アウトソース後）</w:delText>
              </w:r>
            </w:del>
            <w:ins w:id="9380" w:author="Claude" w:date="2026-10-13T00:00:00Z">
              <w:r>
                <w:rPr>
                  <w:b w:val="1"/>
                  <w:bCs w:val="1"/>
                  <w:color w:val="000000"/>
                  <w:rtl w:val="0"/>
                </w:rPr>
                <w:t xml:space="preserve">人件費（元の試算。固定部分・段階増員部分への組み直し前）</w:t>
              </w:r>
            </w:ins>
            <w:r>
              <w:rPr>
                <w:rtl w:val="0"/>
              </w:rPr>
            </w:r>
          </w:p>
        </w:tc>
        <w:tc>
          <w:tcPr>
            <w:tcMar>
              <w:top w:w="60.0" w:type="dxa"/>
              <w:left w:w="90.0" w:type="dxa"/>
              <w:bottom w:w="60.0" w:type="dxa"/>
              <w:right w:w="90.0" w:type="dxa"/>
            </w:tcMar>
          </w:tcPr>
          <w:p w:rsidR="00000000" w:rsidDel="00000000" w:rsidP="00000000" w:rsidRDefault="00000000" w:rsidRPr="00000000" w14:paraId="00000310">
            <w:pPr>
              <w:rPr/>
            </w:pPr>
            <w:r>
              <w:rPr>
                <w:color w:val="000000"/>
                <w:rtl w:val="0"/>
              </w:rPr>
              <w:t xml:space="preserve">3,107万円</w:t>
            </w:r>
            <w:r>
              <w:rPr>
                <w:rtl w:val="0"/>
              </w:rPr>
            </w:r>
          </w:p>
        </w:tc>
        <w:tc>
          <w:tcPr>
            <w:tcMar>
              <w:top w:w="60.0" w:type="dxa"/>
              <w:left w:w="90.0" w:type="dxa"/>
              <w:bottom w:w="60.0" w:type="dxa"/>
              <w:right w:w="90.0" w:type="dxa"/>
            </w:tcMar>
          </w:tcPr>
          <w:p w:rsidR="00000000" w:rsidDel="00000000" w:rsidP="00000000" w:rsidRDefault="00000000" w:rsidRPr="00000000" w14:paraId="00000311">
            <w:pPr>
              <w:rPr/>
            </w:pPr>
            <w:r>
              <w:rPr>
                <w:color w:val="000000"/>
                <w:rtl w:val="0"/>
              </w:rPr>
              <w:t xml:space="preserve">4,968万円</w:t>
            </w:r>
            <w:r>
              <w:rPr>
                <w:rtl w:val="0"/>
              </w:rPr>
            </w:r>
          </w:p>
        </w:tc>
        <w:tc>
          <w:tcPr>
            <w:tcMar>
              <w:top w:w="60.0" w:type="dxa"/>
              <w:left w:w="90.0" w:type="dxa"/>
              <w:bottom w:w="60.0" w:type="dxa"/>
              <w:right w:w="90.0" w:type="dxa"/>
            </w:tcMar>
          </w:tcPr>
          <w:p w:rsidR="00000000" w:rsidDel="00000000" w:rsidP="00000000" w:rsidRDefault="00000000" w:rsidRPr="00000000" w14:paraId="00000312">
            <w:pPr>
              <w:rPr/>
            </w:pPr>
            <w:r>
              <w:rPr>
                <w:color w:val="000000"/>
                <w:rtl w:val="0"/>
              </w:rPr>
              <w:t xml:space="preserve">6,498万円</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13">
            <w:pPr>
              <w:rPr/>
            </w:pPr>
            <w:r>
              <w:rPr>
                <w:b w:val="1"/>
                <w:bCs w:val="1"/>
                <w:color w:val="000000"/>
                <w:rtl w:val="0"/>
              </w:rPr>
              <w:t xml:space="preserve">【固定費】その他固定費（賃料ボリューム割引10%＋リース料500万円込み）</w:t>
            </w:r>
            <w:r>
              <w:rPr>
                <w:rtl w:val="0"/>
              </w:rPr>
            </w:r>
          </w:p>
        </w:tc>
        <w:tc>
          <w:tcPr>
            <w:tcMar>
              <w:top w:w="60.0" w:type="dxa"/>
              <w:left w:w="90.0" w:type="dxa"/>
              <w:bottom w:w="60.0" w:type="dxa"/>
              <w:right w:w="90.0" w:type="dxa"/>
            </w:tcMar>
          </w:tcPr>
          <w:p w:rsidR="00000000" w:rsidDel="00000000" w:rsidP="00000000" w:rsidRDefault="00000000" w:rsidRPr="00000000" w14:paraId="00000314">
            <w:pPr>
              <w:rPr/>
            </w:pPr>
            <w:r>
              <w:rPr>
                <w:color w:val="000000"/>
                <w:rtl w:val="0"/>
              </w:rPr>
              <w:t xml:space="preserve">2,235万円</w:t>
            </w:r>
            <w:r>
              <w:rPr>
                <w:rtl w:val="0"/>
              </w:rPr>
            </w:r>
          </w:p>
        </w:tc>
        <w:tc>
          <w:tcPr>
            <w:tcMar>
              <w:top w:w="60.0" w:type="dxa"/>
              <w:left w:w="90.0" w:type="dxa"/>
              <w:bottom w:w="60.0" w:type="dxa"/>
              <w:right w:w="90.0" w:type="dxa"/>
            </w:tcMar>
          </w:tcPr>
          <w:p w:rsidR="00000000" w:rsidDel="00000000" w:rsidP="00000000" w:rsidRDefault="00000000" w:rsidRPr="00000000" w14:paraId="00000315">
            <w:pPr>
              <w:rPr/>
            </w:pPr>
            <w:r>
              <w:rPr>
                <w:color w:val="000000"/>
                <w:rtl w:val="0"/>
              </w:rPr>
              <w:t xml:space="preserve">1,890万円</w:t>
            </w:r>
            <w:r>
              <w:rPr>
                <w:rtl w:val="0"/>
              </w:rPr>
            </w:r>
          </w:p>
        </w:tc>
        <w:tc>
          <w:tcPr>
            <w:tcMar>
              <w:top w:w="60.0" w:type="dxa"/>
              <w:left w:w="90.0" w:type="dxa"/>
              <w:bottom w:w="60.0" w:type="dxa"/>
              <w:right w:w="90.0" w:type="dxa"/>
            </w:tcMar>
          </w:tcPr>
          <w:p w:rsidR="00000000" w:rsidDel="00000000" w:rsidP="00000000" w:rsidRDefault="00000000" w:rsidRPr="00000000" w14:paraId="00000316">
            <w:pPr>
              <w:rPr/>
            </w:pPr>
            <w:r>
              <w:rPr>
                <w:color w:val="000000"/>
                <w:rtl w:val="0"/>
              </w:rPr>
              <w:t xml:space="preserve">1,580万円</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17">
            <w:pPr>
              <w:rPr/>
            </w:pPr>
            <w:del w:id="9241" w:author="Claude" w:date="2026-10-13T00:00:00Z">
              <w:r>
                <w:rPr>
                  <w:b w:val="1"/>
                  <w:bCs w:val="1"/>
                  <w:color w:val="000000"/>
                  <w:rtl w:val="0"/>
                </w:rPr>
                <w:delText xml:space="preserve">（控除）純固定費控除額（寄付1,500万円＋CSR1,000万円のみ）</w:delText>
              </w:r>
            </w:del>
            <w:ins w:id="9242" w:author="Claude" w:date="2026-10-13T00:00:00Z">
              <w:r>
                <w:rPr>
                  <w:b w:val="1"/>
                  <w:bCs w:val="1"/>
                  <w:color w:val="000000"/>
                  <w:rtl w:val="0"/>
                </w:rPr>
                <w:t xml:space="preserve">寄附・CSR等の収入（寄付1,500万円＋CSR1,000万円・未確約）</w:t>
              </w:r>
            </w:ins>
            <w:r>
              <w:rPr>
                <w:rtl w:val="0"/>
              </w:rPr>
            </w:r>
          </w:p>
        </w:tc>
        <w:tc>
          <w:tcPr>
            <w:tcMar>
              <w:top w:w="60.0" w:type="dxa"/>
              <w:left w:w="90.0" w:type="dxa"/>
              <w:bottom w:w="60.0" w:type="dxa"/>
              <w:right w:w="90.0" w:type="dxa"/>
            </w:tcMar>
          </w:tcPr>
          <w:p w:rsidR="00000000" w:rsidDel="00000000" w:rsidP="00000000" w:rsidRDefault="00000000" w:rsidRPr="00000000" w14:paraId="00000318">
            <w:pPr>
              <w:rPr/>
            </w:pPr>
            <w:r>
              <w:rPr>
                <w:color w:val="000000"/>
                <w:rtl w:val="0"/>
              </w:rPr>
              <w:t xml:space="preserve">▲2,500万円</w:t>
            </w:r>
            <w:r>
              <w:rPr>
                <w:rtl w:val="0"/>
              </w:rPr>
            </w:r>
          </w:p>
        </w:tc>
        <w:tc>
          <w:tcPr>
            <w:tcMar>
              <w:top w:w="60.0" w:type="dxa"/>
              <w:left w:w="90.0" w:type="dxa"/>
              <w:bottom w:w="60.0" w:type="dxa"/>
              <w:right w:w="90.0" w:type="dxa"/>
            </w:tcMar>
          </w:tcPr>
          <w:p w:rsidR="00000000" w:rsidDel="00000000" w:rsidP="00000000" w:rsidRDefault="00000000" w:rsidRPr="00000000" w14:paraId="00000319">
            <w:pPr>
              <w:rPr/>
            </w:pPr>
            <w:r>
              <w:rPr>
                <w:color w:val="000000"/>
                <w:rtl w:val="0"/>
              </w:rPr>
              <w:t xml:space="preserve">▲2,500万円</w:t>
            </w:r>
            <w:r>
              <w:rPr>
                <w:rtl w:val="0"/>
              </w:rPr>
            </w:r>
          </w:p>
        </w:tc>
        <w:tc>
          <w:tcPr>
            <w:tcMar>
              <w:top w:w="60.0" w:type="dxa"/>
              <w:left w:w="90.0" w:type="dxa"/>
              <w:bottom w:w="60.0" w:type="dxa"/>
              <w:right w:w="90.0" w:type="dxa"/>
            </w:tcMar>
          </w:tcPr>
          <w:p w:rsidR="00000000" w:rsidDel="00000000" w:rsidP="00000000" w:rsidRDefault="00000000" w:rsidRPr="00000000" w14:paraId="0000031A">
            <w:pPr>
              <w:rPr/>
            </w:pPr>
            <w:r>
              <w:rPr>
                <w:color w:val="000000"/>
                <w:rtl w:val="0"/>
              </w:rPr>
              <w:t xml:space="preserve">▲2,500万円</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1B">
            <w:pPr>
              <w:rPr/>
            </w:pPr>
            <w:del w:id="9243" w:author="Claude" w:date="2026-10-13T00:00:00Z">
              <w:r>
                <w:rPr>
                  <w:b w:val="1"/>
                  <w:bCs w:val="1"/>
                  <w:color w:val="000000"/>
                  <w:rtl w:val="0"/>
                </w:rPr>
                <w:delText xml:space="preserve">コスト合計（人件費＋その他固定費－控除額）</w:delText>
              </w:r>
            </w:del>
            <w:ins w:id="9244" w:author="Claude" w:date="2026-10-13T00:00:00Z">
              <w:r>
                <w:rPr>
                  <w:b w:val="1"/>
                  <w:bCs w:val="1"/>
                  <w:color w:val="000000"/>
                  <w:rtl w:val="0"/>
                </w:rPr>
                <w:t xml:space="preserve">純コスト（人件費＋その他固定費－寄附等の収入）</w:t>
              </w:r>
            </w:ins>
            <w:r>
              <w:rPr>
                <w:rtl w:val="0"/>
              </w:rPr>
            </w:r>
          </w:p>
        </w:tc>
        <w:tc>
          <w:tcPr>
            <w:tcMar>
              <w:top w:w="60.0" w:type="dxa"/>
              <w:left w:w="90.0" w:type="dxa"/>
              <w:bottom w:w="60.0" w:type="dxa"/>
              <w:right w:w="90.0" w:type="dxa"/>
            </w:tcMar>
          </w:tcPr>
          <w:p w:rsidR="00000000" w:rsidDel="00000000" w:rsidP="00000000" w:rsidRDefault="00000000" w:rsidRPr="00000000" w14:paraId="0000031C">
            <w:pPr>
              <w:rPr/>
            </w:pPr>
            <w:r>
              <w:rPr>
                <w:color w:val="000000"/>
                <w:rtl w:val="0"/>
              </w:rPr>
              <w:t xml:space="preserve">2,842万円</w:t>
            </w:r>
            <w:r>
              <w:rPr>
                <w:rtl w:val="0"/>
              </w:rPr>
            </w:r>
          </w:p>
        </w:tc>
        <w:tc>
          <w:tcPr>
            <w:tcMar>
              <w:top w:w="60.0" w:type="dxa"/>
              <w:left w:w="90.0" w:type="dxa"/>
              <w:bottom w:w="60.0" w:type="dxa"/>
              <w:right w:w="90.0" w:type="dxa"/>
            </w:tcMar>
          </w:tcPr>
          <w:p w:rsidR="00000000" w:rsidDel="00000000" w:rsidP="00000000" w:rsidRDefault="00000000" w:rsidRPr="00000000" w14:paraId="0000031D">
            <w:pPr>
              <w:rPr/>
            </w:pPr>
            <w:r>
              <w:rPr>
                <w:color w:val="000000"/>
                <w:rtl w:val="0"/>
              </w:rPr>
              <w:t xml:space="preserve">4,358万円</w:t>
            </w:r>
            <w:r>
              <w:rPr>
                <w:rtl w:val="0"/>
              </w:rPr>
            </w:r>
          </w:p>
        </w:tc>
        <w:tc>
          <w:tcPr>
            <w:tcMar>
              <w:top w:w="60.0" w:type="dxa"/>
              <w:left w:w="90.0" w:type="dxa"/>
              <w:bottom w:w="60.0" w:type="dxa"/>
              <w:right w:w="90.0" w:type="dxa"/>
            </w:tcMar>
          </w:tcPr>
          <w:p w:rsidR="00000000" w:rsidDel="00000000" w:rsidP="00000000" w:rsidRDefault="00000000" w:rsidRPr="00000000" w14:paraId="0000031E">
            <w:pPr>
              <w:rPr/>
            </w:pPr>
            <w:r>
              <w:rPr>
                <w:color w:val="000000"/>
                <w:rtl w:val="0"/>
              </w:rPr>
              <w:t xml:space="preserve">5,578万円</w:t>
            </w:r>
            <w:r>
              <w:rPr>
                <w:rtl w:val="0"/>
              </w:rPr>
            </w:r>
          </w:p>
        </w:tc>
      </w:tr>
    </w:tbl>
    <w:p w:rsidR="00000000" w:rsidDel="00000000" w:rsidP="00000000" w:rsidRDefault="00000000" w:rsidRPr="00000000" w14:paraId="0000031F">
      <w:pPr>
        <w:spacing w:after="120" w:lineRule="auto"/>
        <w:rPr/>
      </w:pPr>
      <w:r>
        <w:rPr>
          <w:rtl w:val="0"/>
        </w:rPr>
      </w:r>
    </w:p>
    <w:p w:rsidR="00000000" w:rsidDel="00000000" w:rsidP="00000000" w:rsidRDefault="00000000" w:rsidRPr="00000000" w14:paraId="00000320">
      <w:pPr>
        <w:spacing w:after="140" w:line="300" w:lineRule="auto"/>
        <w:rPr/>
      </w:pPr>
      <w:r>
        <w:rPr>
          <w:color w:val="595959"/>
          <w:sz w:val="16"/>
          <w:szCs w:val="16"/>
          <w:rtl w:val="0"/>
        </w:rPr>
        <w:t xml:space="preserve">施設利用料等、併設事業（夜間学習塾・ゴールフリー高等学院）からの収入は学校法人の収支から除外している。準備期（2027〜2028年度）の累積赤字も、学校法人がSTEAMアトリエCAPEXを自己負担しなくなることを踏まえ552万円→250万円に圧縮されると想定する。</w:t>
      </w:r>
      <w:r>
        <w:rPr>
          <w:rtl w:val="0"/>
        </w:rPr>
      </w:r>
    </w:p>
    <w:p w:rsidR="00000000" w:rsidDel="00000000" w:rsidP="00000000" w:rsidRDefault="00000000" w:rsidRPr="00000000" w14:paraId="00000321">
      <w:pPr>
        <w:pStyle w:val="Heading3"/>
        <w:pageBreakBefore w:val="1"/>
        <w:spacing w:after="160" w:before="300" w:lineRule="auto"/>
        <w:rPr/>
      </w:pPr>
      <w:r>
        <w:rPr>
          <w:b w:val="1"/>
          <w:bCs w:val="1"/>
          <w:color w:val="595959"/>
          <w:sz w:val="22"/>
          <w:szCs w:val="22"/>
          <w:rtl w:val="0"/>
        </w:rPr>
        <w:t xml:space="preserve">損益分岐点：何人集まれば黒字化するか</w:t>
      </w:r>
      <w:r>
        <w:rPr>
          <w:rtl w:val="0"/>
        </w:rPr>
      </w:r>
    </w:p>
    <w:p w:rsidR="00000000" w:rsidDel="00000000" w:rsidP="00000000" w:rsidRDefault="00000000" w:rsidRPr="00000000" w14:paraId="00000322">
      <w:pPr>
        <w:spacing w:after="140" w:line="360" w:lineRule="auto"/>
        <w:rPr/>
      </w:pPr>
      <w:r>
        <w:rPr>
          <w:color w:val="000000"/>
          <w:rtl w:val="0"/>
        </w:rPr>
        <w:t xml:space="preserve">限界利益（在校生72万円／年、新1年生87万円／年）の合計が、上表のコスト合計</w:t>
      </w:r>
      <w:del w:id="9381" w:author="Claude" w:date="2026-10-13T00:00:00Z">
        <w:r>
          <w:rPr>
            <w:color w:val="000000"/>
            <w:rtl w:val="0"/>
          </w:rPr>
          <w:delText xml:space="preserve">（人件費＋その他固定費－控除額）</w:delText>
        </w:r>
      </w:del>
      <w:ins w:id="9382" w:author="Claude" w:date="2026-10-13T00:00:00Z">
        <w:r>
          <w:rPr>
            <w:color w:val="000000"/>
            <w:rtl w:val="0"/>
          </w:rPr>
          <w:t xml:space="preserve">（人件費＋その他固定費－寄附等の収入）</w:t>
        </w:r>
      </w:ins>
      <w:r>
        <w:rPr>
          <w:color w:val="000000"/>
          <w:rtl w:val="0"/>
        </w:rPr>
        <w:t xml:space="preserve">と一致する生徒数が損益分岐点である。方式Aは、新1年生と在校生を区別せず、その年度の平均限界利益でコスト合計を除した簡易指標（原資料と同一の算出方法）。方式Bは、前年度からの継続生の限界利益だけでコスト合計を回収できるかを見る、より実務に近い指標である。</w:t>
      </w:r>
      <w:r>
        <w:rPr>
          <w:rtl w:val="0"/>
        </w:rPr>
      </w:r>
    </w:p>
    <w:tbl>
      <w:tblPr>
        <w:tblStyle w:val="Table23"/>
        <w:tblW w:w="909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75"/>
        <w:gridCol w:w="1656"/>
        <w:gridCol w:w="2202"/>
        <w:gridCol w:w="1838"/>
        <w:gridCol w:w="1929"/>
        <w:tblGridChange w:id="0">
          <w:tblGrid>
            <w:gridCol w:w="1475"/>
            <w:gridCol w:w="1656"/>
            <w:gridCol w:w="2202"/>
            <w:gridCol w:w="1838"/>
            <w:gridCol w:w="1929"/>
          </w:tblGrid>
        </w:tblGridChange>
      </w:tblGrid>
      <w:tr>
        <w:trPr>
          <w:cantSplit w:val="0"/>
          <w:tblHeader w:val="1"/>
        </w:trPr>
        <w:tc>
          <w:tcPr>
            <w:shd w:fill="1e2761" w:val="clear"/>
            <w:tcMar>
              <w:top w:w="60.0" w:type="dxa"/>
              <w:left w:w="90.0" w:type="dxa"/>
              <w:bottom w:w="60.0" w:type="dxa"/>
              <w:right w:w="90.0" w:type="dxa"/>
            </w:tcMar>
          </w:tcPr>
          <w:p w:rsidR="00000000" w:rsidDel="00000000" w:rsidP="00000000" w:rsidRDefault="00000000" w:rsidRPr="00000000" w14:paraId="00000323">
            <w:pPr>
              <w:jc w:val="center"/>
              <w:rPr/>
            </w:pPr>
            <w:r>
              <w:rPr>
                <w:b w:val="1"/>
                <w:bCs w:val="1"/>
                <w:color w:val="ffffff"/>
                <w:sz w:val="18"/>
                <w:szCs w:val="18"/>
                <w:rtl w:val="0"/>
              </w:rPr>
              <w:t xml:space="preserve">年度</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324">
            <w:pPr>
              <w:jc w:val="center"/>
              <w:rPr/>
            </w:pPr>
            <w:r>
              <w:rPr>
                <w:b w:val="1"/>
                <w:bCs w:val="1"/>
                <w:color w:val="ffffff"/>
                <w:sz w:val="18"/>
                <w:szCs w:val="18"/>
                <w:rtl w:val="0"/>
              </w:rPr>
              <w:t xml:space="preserve">コスト合計</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325">
            <w:pPr>
              <w:jc w:val="center"/>
              <w:rPr/>
            </w:pPr>
            <w:r>
              <w:rPr>
                <w:b w:val="1"/>
                <w:bCs w:val="1"/>
                <w:color w:val="ffffff"/>
                <w:sz w:val="18"/>
                <w:szCs w:val="18"/>
                <w:rtl w:val="0"/>
              </w:rPr>
              <w:t xml:space="preserve">平均限界利益／人（方式A）</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326">
            <w:pPr>
              <w:jc w:val="center"/>
              <w:rPr/>
            </w:pPr>
            <w:r>
              <w:rPr>
                <w:b w:val="1"/>
                <w:bCs w:val="1"/>
                <w:color w:val="ffffff"/>
                <w:sz w:val="18"/>
                <w:szCs w:val="18"/>
                <w:rtl w:val="0"/>
              </w:rPr>
              <w:t xml:space="preserve">BEP生徒数（方式A）</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327">
            <w:pPr>
              <w:jc w:val="center"/>
              <w:rPr/>
            </w:pPr>
            <w:r>
              <w:rPr>
                <w:b w:val="1"/>
                <w:bCs w:val="1"/>
                <w:color w:val="ffffff"/>
                <w:sz w:val="18"/>
                <w:szCs w:val="18"/>
                <w:rtl w:val="0"/>
              </w:rPr>
              <w:t xml:space="preserve">充足率（方式A）</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28">
            <w:pPr>
              <w:rPr/>
            </w:pPr>
            <w:r>
              <w:rPr>
                <w:b w:val="1"/>
                <w:bCs w:val="1"/>
                <w:color w:val="000000"/>
                <w:rtl w:val="0"/>
              </w:rPr>
              <w:t xml:space="preserve">2029年度</w:t>
            </w:r>
            <w:r>
              <w:rPr>
                <w:rtl w:val="0"/>
              </w:rPr>
            </w:r>
          </w:p>
        </w:tc>
        <w:tc>
          <w:tcPr>
            <w:tcMar>
              <w:top w:w="60.0" w:type="dxa"/>
              <w:left w:w="90.0" w:type="dxa"/>
              <w:bottom w:w="60.0" w:type="dxa"/>
              <w:right w:w="90.0" w:type="dxa"/>
            </w:tcMar>
          </w:tcPr>
          <w:p w:rsidR="00000000" w:rsidDel="00000000" w:rsidP="00000000" w:rsidRDefault="00000000" w:rsidRPr="00000000" w14:paraId="00000329">
            <w:pPr>
              <w:rPr/>
            </w:pPr>
            <w:r>
              <w:rPr>
                <w:color w:val="000000"/>
                <w:rtl w:val="0"/>
              </w:rPr>
              <w:t xml:space="preserve">2,842万円</w:t>
            </w:r>
            <w:r>
              <w:rPr>
                <w:rtl w:val="0"/>
              </w:rPr>
            </w:r>
          </w:p>
        </w:tc>
        <w:tc>
          <w:tcPr>
            <w:tcMar>
              <w:top w:w="60.0" w:type="dxa"/>
              <w:left w:w="90.0" w:type="dxa"/>
              <w:bottom w:w="60.0" w:type="dxa"/>
              <w:right w:w="90.0" w:type="dxa"/>
            </w:tcMar>
          </w:tcPr>
          <w:p w:rsidR="00000000" w:rsidDel="00000000" w:rsidP="00000000" w:rsidRDefault="00000000" w:rsidRPr="00000000" w14:paraId="0000032A">
            <w:pPr>
              <w:rPr/>
            </w:pPr>
            <w:r>
              <w:rPr>
                <w:color w:val="000000"/>
                <w:rtl w:val="0"/>
              </w:rPr>
              <w:t xml:space="preserve">87.0万円</w:t>
            </w:r>
            <w:r>
              <w:rPr>
                <w:rtl w:val="0"/>
              </w:rPr>
            </w:r>
          </w:p>
        </w:tc>
        <w:tc>
          <w:tcPr>
            <w:tcMar>
              <w:top w:w="60.0" w:type="dxa"/>
              <w:left w:w="90.0" w:type="dxa"/>
              <w:bottom w:w="60.0" w:type="dxa"/>
              <w:right w:w="90.0" w:type="dxa"/>
            </w:tcMar>
          </w:tcPr>
          <w:p w:rsidR="00000000" w:rsidDel="00000000" w:rsidP="00000000" w:rsidRDefault="00000000" w:rsidRPr="00000000" w14:paraId="0000032B">
            <w:pPr>
              <w:rPr/>
            </w:pPr>
            <w:r>
              <w:rPr>
                <w:color w:val="000000"/>
                <w:rtl w:val="0"/>
              </w:rPr>
              <w:t xml:space="preserve">約33名</w:t>
            </w:r>
            <w:r>
              <w:rPr>
                <w:rtl w:val="0"/>
              </w:rPr>
            </w:r>
          </w:p>
        </w:tc>
        <w:tc>
          <w:tcPr>
            <w:tcMar>
              <w:top w:w="60.0" w:type="dxa"/>
              <w:left w:w="90.0" w:type="dxa"/>
              <w:bottom w:w="60.0" w:type="dxa"/>
              <w:right w:w="90.0" w:type="dxa"/>
            </w:tcMar>
          </w:tcPr>
          <w:p w:rsidR="00000000" w:rsidDel="00000000" w:rsidP="00000000" w:rsidRDefault="00000000" w:rsidRPr="00000000" w14:paraId="0000032C">
            <w:pPr>
              <w:rPr/>
            </w:pPr>
            <w:r>
              <w:rPr>
                <w:color w:val="000000"/>
                <w:rtl w:val="0"/>
              </w:rPr>
              <w:t xml:space="preserve">109.3%（目標30名）</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2D">
            <w:pPr>
              <w:rPr/>
            </w:pPr>
            <w:r>
              <w:rPr>
                <w:b w:val="1"/>
                <w:bCs w:val="1"/>
                <w:color w:val="000000"/>
                <w:rtl w:val="0"/>
              </w:rPr>
              <w:t xml:space="preserve">2030年度</w:t>
            </w:r>
            <w:r>
              <w:rPr>
                <w:rtl w:val="0"/>
              </w:rPr>
            </w:r>
          </w:p>
        </w:tc>
        <w:tc>
          <w:tcPr>
            <w:tcMar>
              <w:top w:w="60.0" w:type="dxa"/>
              <w:left w:w="90.0" w:type="dxa"/>
              <w:bottom w:w="60.0" w:type="dxa"/>
              <w:right w:w="90.0" w:type="dxa"/>
            </w:tcMar>
          </w:tcPr>
          <w:p w:rsidR="00000000" w:rsidDel="00000000" w:rsidP="00000000" w:rsidRDefault="00000000" w:rsidRPr="00000000" w14:paraId="0000032E">
            <w:pPr>
              <w:rPr/>
            </w:pPr>
            <w:r>
              <w:rPr>
                <w:color w:val="000000"/>
                <w:rtl w:val="0"/>
              </w:rPr>
              <w:t xml:space="preserve">4,358万円</w:t>
            </w:r>
            <w:r>
              <w:rPr>
                <w:rtl w:val="0"/>
              </w:rPr>
            </w:r>
          </w:p>
        </w:tc>
        <w:tc>
          <w:tcPr>
            <w:tcMar>
              <w:top w:w="60.0" w:type="dxa"/>
              <w:left w:w="90.0" w:type="dxa"/>
              <w:bottom w:w="60.0" w:type="dxa"/>
              <w:right w:w="90.0" w:type="dxa"/>
            </w:tcMar>
          </w:tcPr>
          <w:p w:rsidR="00000000" w:rsidDel="00000000" w:rsidP="00000000" w:rsidRDefault="00000000" w:rsidRPr="00000000" w14:paraId="0000032F">
            <w:pPr>
              <w:rPr/>
            </w:pPr>
            <w:r>
              <w:rPr>
                <w:color w:val="000000"/>
                <w:rtl w:val="0"/>
              </w:rPr>
              <w:t xml:space="preserve">79.5万円</w:t>
            </w:r>
            <w:r>
              <w:rPr>
                <w:rtl w:val="0"/>
              </w:rPr>
            </w:r>
          </w:p>
        </w:tc>
        <w:tc>
          <w:tcPr>
            <w:tcMar>
              <w:top w:w="60.0" w:type="dxa"/>
              <w:left w:w="90.0" w:type="dxa"/>
              <w:bottom w:w="60.0" w:type="dxa"/>
              <w:right w:w="90.0" w:type="dxa"/>
            </w:tcMar>
          </w:tcPr>
          <w:p w:rsidR="00000000" w:rsidDel="00000000" w:rsidP="00000000" w:rsidRDefault="00000000" w:rsidRPr="00000000" w14:paraId="00000330">
            <w:pPr>
              <w:rPr/>
            </w:pPr>
            <w:r>
              <w:rPr>
                <w:color w:val="000000"/>
                <w:rtl w:val="0"/>
              </w:rPr>
              <w:t xml:space="preserve">約55名</w:t>
            </w:r>
            <w:r>
              <w:rPr>
                <w:rtl w:val="0"/>
              </w:rPr>
            </w:r>
          </w:p>
        </w:tc>
        <w:tc>
          <w:tcPr>
            <w:tcMar>
              <w:top w:w="60.0" w:type="dxa"/>
              <w:left w:w="90.0" w:type="dxa"/>
              <w:bottom w:w="60.0" w:type="dxa"/>
              <w:right w:w="90.0" w:type="dxa"/>
            </w:tcMar>
          </w:tcPr>
          <w:p w:rsidR="00000000" w:rsidDel="00000000" w:rsidP="00000000" w:rsidRDefault="00000000" w:rsidRPr="00000000" w14:paraId="00000331">
            <w:pPr>
              <w:rPr/>
            </w:pPr>
            <w:r>
              <w:rPr>
                <w:color w:val="000000"/>
                <w:rtl w:val="0"/>
              </w:rPr>
              <w:t xml:space="preserve">91.6%（目標60名）</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32">
            <w:pPr>
              <w:rPr/>
            </w:pPr>
            <w:r>
              <w:rPr>
                <w:b w:val="1"/>
                <w:bCs w:val="1"/>
                <w:color w:val="000000"/>
                <w:rtl w:val="0"/>
              </w:rPr>
              <w:t xml:space="preserve">2031年度</w:t>
            </w:r>
            <w:r>
              <w:rPr>
                <w:rtl w:val="0"/>
              </w:rPr>
            </w:r>
          </w:p>
        </w:tc>
        <w:tc>
          <w:tcPr>
            <w:tcMar>
              <w:top w:w="60.0" w:type="dxa"/>
              <w:left w:w="90.0" w:type="dxa"/>
              <w:bottom w:w="60.0" w:type="dxa"/>
              <w:right w:w="90.0" w:type="dxa"/>
            </w:tcMar>
          </w:tcPr>
          <w:p w:rsidR="00000000" w:rsidDel="00000000" w:rsidP="00000000" w:rsidRDefault="00000000" w:rsidRPr="00000000" w14:paraId="00000333">
            <w:pPr>
              <w:rPr/>
            </w:pPr>
            <w:r>
              <w:rPr>
                <w:color w:val="000000"/>
                <w:rtl w:val="0"/>
              </w:rPr>
              <w:t xml:space="preserve">5,578万円</w:t>
            </w:r>
            <w:r>
              <w:rPr>
                <w:rtl w:val="0"/>
              </w:rPr>
            </w:r>
          </w:p>
        </w:tc>
        <w:tc>
          <w:tcPr>
            <w:tcMar>
              <w:top w:w="60.0" w:type="dxa"/>
              <w:left w:w="90.0" w:type="dxa"/>
              <w:bottom w:w="60.0" w:type="dxa"/>
              <w:right w:w="90.0" w:type="dxa"/>
            </w:tcMar>
          </w:tcPr>
          <w:p w:rsidR="00000000" w:rsidDel="00000000" w:rsidP="00000000" w:rsidRDefault="00000000" w:rsidRPr="00000000" w14:paraId="00000334">
            <w:pPr>
              <w:rPr/>
            </w:pPr>
            <w:r>
              <w:rPr>
                <w:color w:val="000000"/>
                <w:rtl w:val="0"/>
              </w:rPr>
              <w:t xml:space="preserve">77.0万円</w:t>
            </w:r>
            <w:r>
              <w:rPr>
                <w:rtl w:val="0"/>
              </w:rPr>
            </w:r>
          </w:p>
        </w:tc>
        <w:tc>
          <w:tcPr>
            <w:tcMar>
              <w:top w:w="60.0" w:type="dxa"/>
              <w:left w:w="90.0" w:type="dxa"/>
              <w:bottom w:w="60.0" w:type="dxa"/>
              <w:right w:w="90.0" w:type="dxa"/>
            </w:tcMar>
          </w:tcPr>
          <w:p w:rsidR="00000000" w:rsidDel="00000000" w:rsidP="00000000" w:rsidRDefault="00000000" w:rsidRPr="00000000" w14:paraId="00000335">
            <w:pPr>
              <w:rPr/>
            </w:pPr>
            <w:r>
              <w:rPr>
                <w:color w:val="000000"/>
                <w:rtl w:val="0"/>
              </w:rPr>
              <w:t xml:space="preserve">約72名</w:t>
            </w:r>
            <w:r>
              <w:rPr>
                <w:rtl w:val="0"/>
              </w:rPr>
            </w:r>
          </w:p>
        </w:tc>
        <w:tc>
          <w:tcPr>
            <w:tcMar>
              <w:top w:w="60.0" w:type="dxa"/>
              <w:left w:w="90.0" w:type="dxa"/>
              <w:bottom w:w="60.0" w:type="dxa"/>
              <w:right w:w="90.0" w:type="dxa"/>
            </w:tcMar>
          </w:tcPr>
          <w:p w:rsidR="00000000" w:rsidDel="00000000" w:rsidP="00000000" w:rsidRDefault="00000000" w:rsidRPr="00000000" w14:paraId="00000336">
            <w:pPr>
              <w:rPr/>
            </w:pPr>
            <w:r>
              <w:rPr>
                <w:color w:val="000000"/>
                <w:rtl w:val="0"/>
              </w:rPr>
              <w:t xml:space="preserve">80.5%（目標90名）</w:t>
            </w:r>
            <w:r>
              <w:rPr>
                <w:rtl w:val="0"/>
              </w:rPr>
            </w:r>
          </w:p>
        </w:tc>
      </w:tr>
    </w:tbl>
    <w:p w:rsidR="00000000" w:rsidDel="00000000" w:rsidP="00000000" w:rsidRDefault="00000000" w:rsidRPr="00000000" w14:paraId="00000337">
      <w:pPr>
        <w:spacing w:after="120" w:lineRule="auto"/>
        <w:rPr/>
      </w:pPr>
      <w:r>
        <w:rPr>
          <w:rtl w:val="0"/>
        </w:rPr>
      </w:r>
    </w:p>
    <w:tbl>
      <w:tblPr>
        <w:tblStyle w:val="Table24"/>
        <w:tblW w:w="9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9"/>
        <w:gridCol w:w="1412"/>
        <w:gridCol w:w="1412"/>
        <w:gridCol w:w="1210"/>
        <w:gridCol w:w="1739"/>
        <w:gridCol w:w="2218"/>
        <w:tblGridChange w:id="0">
          <w:tblGrid>
            <w:gridCol w:w="1109"/>
            <w:gridCol w:w="1412"/>
            <w:gridCol w:w="1412"/>
            <w:gridCol w:w="1210"/>
            <w:gridCol w:w="1739"/>
            <w:gridCol w:w="2218"/>
          </w:tblGrid>
        </w:tblGridChange>
      </w:tblGrid>
      <w:tr>
        <w:trPr>
          <w:cantSplit w:val="0"/>
          <w:tblHeader w:val="1"/>
        </w:trPr>
        <w:tc>
          <w:tcPr>
            <w:shd w:fill="1e2761" w:val="clear"/>
            <w:tcMar>
              <w:top w:w="60.0" w:type="dxa"/>
              <w:left w:w="90.0" w:type="dxa"/>
              <w:bottom w:w="60.0" w:type="dxa"/>
              <w:right w:w="90.0" w:type="dxa"/>
            </w:tcMar>
          </w:tcPr>
          <w:p w:rsidR="00000000" w:rsidDel="00000000" w:rsidP="00000000" w:rsidRDefault="00000000" w:rsidRPr="00000000" w14:paraId="00000338">
            <w:pPr>
              <w:jc w:val="center"/>
              <w:rPr/>
            </w:pPr>
            <w:r>
              <w:rPr>
                <w:b w:val="1"/>
                <w:bCs w:val="1"/>
                <w:color w:val="ffffff"/>
                <w:sz w:val="18"/>
                <w:szCs w:val="18"/>
                <w:rtl w:val="0"/>
              </w:rPr>
              <w:t xml:space="preserve">年度</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339">
            <w:pPr>
              <w:jc w:val="center"/>
              <w:rPr/>
            </w:pPr>
            <w:r>
              <w:rPr>
                <w:b w:val="1"/>
                <w:bCs w:val="1"/>
                <w:color w:val="ffffff"/>
                <w:sz w:val="18"/>
                <w:szCs w:val="18"/>
                <w:rtl w:val="0"/>
              </w:rPr>
              <w:t xml:space="preserve">継続生（在校生）</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33A">
            <w:pPr>
              <w:jc w:val="center"/>
              <w:rPr/>
            </w:pPr>
            <w:r>
              <w:rPr>
                <w:b w:val="1"/>
                <w:bCs w:val="1"/>
                <w:color w:val="ffffff"/>
                <w:sz w:val="18"/>
                <w:szCs w:val="18"/>
                <w:rtl w:val="0"/>
              </w:rPr>
              <w:t xml:space="preserve">継続生の限界利益</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33B">
            <w:pPr>
              <w:jc w:val="center"/>
              <w:rPr/>
            </w:pPr>
            <w:r>
              <w:rPr>
                <w:b w:val="1"/>
                <w:bCs w:val="1"/>
                <w:color w:val="ffffff"/>
                <w:sz w:val="18"/>
                <w:szCs w:val="18"/>
                <w:rtl w:val="0"/>
              </w:rPr>
              <w:t xml:space="preserve">コスト合計</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33C">
            <w:pPr>
              <w:jc w:val="center"/>
              <w:rPr/>
            </w:pPr>
            <w:r>
              <w:rPr>
                <w:b w:val="1"/>
                <w:bCs w:val="1"/>
                <w:color w:val="ffffff"/>
                <w:sz w:val="18"/>
                <w:szCs w:val="18"/>
                <w:rtl w:val="0"/>
              </w:rPr>
              <w:t xml:space="preserve">新規募集の損益分岐点</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33D">
            <w:pPr>
              <w:jc w:val="center"/>
              <w:rPr/>
            </w:pPr>
            <w:r>
              <w:rPr>
                <w:b w:val="1"/>
                <w:bCs w:val="1"/>
                <w:color w:val="ffffff"/>
                <w:sz w:val="18"/>
                <w:szCs w:val="18"/>
                <w:rtl w:val="0"/>
              </w:rPr>
              <w:t xml:space="preserve">判定</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3E">
            <w:pPr>
              <w:rPr/>
            </w:pPr>
            <w:r>
              <w:rPr>
                <w:b w:val="1"/>
                <w:bCs w:val="1"/>
                <w:color w:val="000000"/>
                <w:rtl w:val="0"/>
              </w:rPr>
              <w:t xml:space="preserve">2029年度</w:t>
            </w:r>
            <w:r>
              <w:rPr>
                <w:rtl w:val="0"/>
              </w:rPr>
            </w:r>
          </w:p>
        </w:tc>
        <w:tc>
          <w:tcPr>
            <w:tcMar>
              <w:top w:w="60.0" w:type="dxa"/>
              <w:left w:w="90.0" w:type="dxa"/>
              <w:bottom w:w="60.0" w:type="dxa"/>
              <w:right w:w="90.0" w:type="dxa"/>
            </w:tcMar>
          </w:tcPr>
          <w:p w:rsidR="00000000" w:rsidDel="00000000" w:rsidP="00000000" w:rsidRDefault="00000000" w:rsidRPr="00000000" w14:paraId="0000033F">
            <w:pPr>
              <w:rPr/>
            </w:pPr>
            <w:r>
              <w:rPr>
                <w:color w:val="000000"/>
                <w:rtl w:val="0"/>
              </w:rPr>
              <w:t xml:space="preserve">0名（開校初年度）</w:t>
            </w:r>
            <w:r>
              <w:rPr>
                <w:rtl w:val="0"/>
              </w:rPr>
            </w:r>
          </w:p>
        </w:tc>
        <w:tc>
          <w:tcPr>
            <w:tcMar>
              <w:top w:w="60.0" w:type="dxa"/>
              <w:left w:w="90.0" w:type="dxa"/>
              <w:bottom w:w="60.0" w:type="dxa"/>
              <w:right w:w="90.0" w:type="dxa"/>
            </w:tcMar>
          </w:tcPr>
          <w:p w:rsidR="00000000" w:rsidDel="00000000" w:rsidP="00000000" w:rsidRDefault="00000000" w:rsidRPr="00000000" w14:paraId="00000340">
            <w:pPr>
              <w:rPr/>
            </w:pPr>
            <w:r>
              <w:rPr>
                <w:color w:val="000000"/>
                <w:rtl w:val="0"/>
              </w:rPr>
              <w:t xml:space="preserve">0万円</w:t>
            </w:r>
            <w:r>
              <w:rPr>
                <w:rtl w:val="0"/>
              </w:rPr>
            </w:r>
          </w:p>
        </w:tc>
        <w:tc>
          <w:tcPr>
            <w:tcMar>
              <w:top w:w="60.0" w:type="dxa"/>
              <w:left w:w="90.0" w:type="dxa"/>
              <w:bottom w:w="60.0" w:type="dxa"/>
              <w:right w:w="90.0" w:type="dxa"/>
            </w:tcMar>
          </w:tcPr>
          <w:p w:rsidR="00000000" w:rsidDel="00000000" w:rsidP="00000000" w:rsidRDefault="00000000" w:rsidRPr="00000000" w14:paraId="00000341">
            <w:pPr>
              <w:rPr/>
            </w:pPr>
            <w:r>
              <w:rPr>
                <w:color w:val="000000"/>
                <w:rtl w:val="0"/>
              </w:rPr>
              <w:t xml:space="preserve">2,842万円</w:t>
            </w:r>
            <w:r>
              <w:rPr>
                <w:rtl w:val="0"/>
              </w:rPr>
            </w:r>
          </w:p>
        </w:tc>
        <w:tc>
          <w:tcPr>
            <w:tcMar>
              <w:top w:w="60.0" w:type="dxa"/>
              <w:left w:w="90.0" w:type="dxa"/>
              <w:bottom w:w="60.0" w:type="dxa"/>
              <w:right w:w="90.0" w:type="dxa"/>
            </w:tcMar>
          </w:tcPr>
          <w:p w:rsidR="00000000" w:rsidDel="00000000" w:rsidP="00000000" w:rsidRDefault="00000000" w:rsidRPr="00000000" w14:paraId="00000342">
            <w:pPr>
              <w:rPr/>
            </w:pPr>
            <w:r>
              <w:rPr>
                <w:color w:val="000000"/>
                <w:rtl w:val="0"/>
              </w:rPr>
              <w:t xml:space="preserve">約33名（目標30名の109.3%）</w:t>
            </w:r>
            <w:r>
              <w:rPr>
                <w:rtl w:val="0"/>
              </w:rPr>
            </w:r>
          </w:p>
        </w:tc>
        <w:tc>
          <w:tcPr>
            <w:tcMar>
              <w:top w:w="60.0" w:type="dxa"/>
              <w:left w:w="90.0" w:type="dxa"/>
              <w:bottom w:w="60.0" w:type="dxa"/>
              <w:right w:w="90.0" w:type="dxa"/>
            </w:tcMar>
          </w:tcPr>
          <w:p w:rsidR="00000000" w:rsidDel="00000000" w:rsidP="00000000" w:rsidRDefault="00000000" w:rsidRPr="00000000" w14:paraId="00000343">
            <w:pPr>
              <w:rPr/>
            </w:pPr>
            <w:r>
              <w:rPr>
                <w:color w:val="000000"/>
                <w:rtl w:val="0"/>
              </w:rPr>
              <w:t xml:space="preserve">新規募集33名で黒字化（目標30名では未達）</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44">
            <w:pPr>
              <w:rPr/>
            </w:pPr>
            <w:r>
              <w:rPr>
                <w:b w:val="1"/>
                <w:bCs w:val="1"/>
                <w:color w:val="000000"/>
                <w:rtl w:val="0"/>
              </w:rPr>
              <w:t xml:space="preserve">2030年度</w:t>
            </w:r>
            <w:r>
              <w:rPr>
                <w:rtl w:val="0"/>
              </w:rPr>
            </w:r>
          </w:p>
        </w:tc>
        <w:tc>
          <w:tcPr>
            <w:tcMar>
              <w:top w:w="60.0" w:type="dxa"/>
              <w:left w:w="90.0" w:type="dxa"/>
              <w:bottom w:w="60.0" w:type="dxa"/>
              <w:right w:w="90.0" w:type="dxa"/>
            </w:tcMar>
          </w:tcPr>
          <w:p w:rsidR="00000000" w:rsidDel="00000000" w:rsidP="00000000" w:rsidRDefault="00000000" w:rsidRPr="00000000" w14:paraId="00000345">
            <w:pPr>
              <w:rPr/>
            </w:pPr>
            <w:r>
              <w:rPr>
                <w:color w:val="000000"/>
                <w:rtl w:val="0"/>
              </w:rPr>
              <w:t xml:space="preserve">30名</w:t>
            </w:r>
            <w:r>
              <w:rPr>
                <w:rtl w:val="0"/>
              </w:rPr>
            </w:r>
          </w:p>
        </w:tc>
        <w:tc>
          <w:tcPr>
            <w:tcMar>
              <w:top w:w="60.0" w:type="dxa"/>
              <w:left w:w="90.0" w:type="dxa"/>
              <w:bottom w:w="60.0" w:type="dxa"/>
              <w:right w:w="90.0" w:type="dxa"/>
            </w:tcMar>
          </w:tcPr>
          <w:p w:rsidR="00000000" w:rsidDel="00000000" w:rsidP="00000000" w:rsidRDefault="00000000" w:rsidRPr="00000000" w14:paraId="00000346">
            <w:pPr>
              <w:rPr/>
            </w:pPr>
            <w:r>
              <w:rPr>
                <w:color w:val="000000"/>
                <w:rtl w:val="0"/>
              </w:rPr>
              <w:t xml:space="preserve">2,160万円</w:t>
            </w:r>
            <w:r>
              <w:rPr>
                <w:rtl w:val="0"/>
              </w:rPr>
            </w:r>
          </w:p>
        </w:tc>
        <w:tc>
          <w:tcPr>
            <w:tcMar>
              <w:top w:w="60.0" w:type="dxa"/>
              <w:left w:w="90.0" w:type="dxa"/>
              <w:bottom w:w="60.0" w:type="dxa"/>
              <w:right w:w="90.0" w:type="dxa"/>
            </w:tcMar>
          </w:tcPr>
          <w:p w:rsidR="00000000" w:rsidDel="00000000" w:rsidP="00000000" w:rsidRDefault="00000000" w:rsidRPr="00000000" w14:paraId="00000347">
            <w:pPr>
              <w:rPr/>
            </w:pPr>
            <w:r>
              <w:rPr>
                <w:color w:val="000000"/>
                <w:rtl w:val="0"/>
              </w:rPr>
              <w:t xml:space="preserve">4,358万円</w:t>
            </w:r>
            <w:r>
              <w:rPr>
                <w:rtl w:val="0"/>
              </w:rPr>
            </w:r>
          </w:p>
        </w:tc>
        <w:tc>
          <w:tcPr>
            <w:tcMar>
              <w:top w:w="60.0" w:type="dxa"/>
              <w:left w:w="90.0" w:type="dxa"/>
              <w:bottom w:w="60.0" w:type="dxa"/>
              <w:right w:w="90.0" w:type="dxa"/>
            </w:tcMar>
          </w:tcPr>
          <w:p w:rsidR="00000000" w:rsidDel="00000000" w:rsidP="00000000" w:rsidRDefault="00000000" w:rsidRPr="00000000" w14:paraId="00000348">
            <w:pPr>
              <w:rPr/>
            </w:pPr>
            <w:r>
              <w:rPr>
                <w:color w:val="000000"/>
                <w:rtl w:val="0"/>
              </w:rPr>
              <w:t xml:space="preserve">約28名（目標30名の91.6%）</w:t>
            </w:r>
            <w:r>
              <w:rPr>
                <w:rtl w:val="0"/>
              </w:rPr>
            </w:r>
          </w:p>
        </w:tc>
        <w:tc>
          <w:tcPr>
            <w:tcMar>
              <w:top w:w="60.0" w:type="dxa"/>
              <w:left w:w="90.0" w:type="dxa"/>
              <w:bottom w:w="60.0" w:type="dxa"/>
              <w:right w:w="90.0" w:type="dxa"/>
            </w:tcMar>
          </w:tcPr>
          <w:p w:rsidR="00000000" w:rsidDel="00000000" w:rsidP="00000000" w:rsidRDefault="00000000" w:rsidRPr="00000000" w14:paraId="00000349">
            <w:pPr>
              <w:rPr/>
            </w:pPr>
            <w:r>
              <w:rPr>
                <w:color w:val="000000"/>
                <w:rtl w:val="0"/>
              </w:rPr>
              <w:t xml:space="preserve">新規募集28名以上で黒字化</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4A">
            <w:pPr>
              <w:rPr/>
            </w:pPr>
            <w:r>
              <w:rPr>
                <w:b w:val="1"/>
                <w:bCs w:val="1"/>
                <w:color w:val="000000"/>
                <w:rtl w:val="0"/>
              </w:rPr>
              <w:t xml:space="preserve">2031年度</w:t>
            </w:r>
            <w:r>
              <w:rPr>
                <w:rtl w:val="0"/>
              </w:rPr>
            </w:r>
          </w:p>
        </w:tc>
        <w:tc>
          <w:tcPr>
            <w:tcMar>
              <w:top w:w="60.0" w:type="dxa"/>
              <w:left w:w="90.0" w:type="dxa"/>
              <w:bottom w:w="60.0" w:type="dxa"/>
              <w:right w:w="90.0" w:type="dxa"/>
            </w:tcMar>
          </w:tcPr>
          <w:p w:rsidR="00000000" w:rsidDel="00000000" w:rsidP="00000000" w:rsidRDefault="00000000" w:rsidRPr="00000000" w14:paraId="0000034B">
            <w:pPr>
              <w:rPr/>
            </w:pPr>
            <w:r>
              <w:rPr>
                <w:color w:val="000000"/>
                <w:rtl w:val="0"/>
              </w:rPr>
              <w:t xml:space="preserve">60名</w:t>
            </w:r>
            <w:r>
              <w:rPr>
                <w:rtl w:val="0"/>
              </w:rPr>
            </w:r>
          </w:p>
        </w:tc>
        <w:tc>
          <w:tcPr>
            <w:tcMar>
              <w:top w:w="60.0" w:type="dxa"/>
              <w:left w:w="90.0" w:type="dxa"/>
              <w:bottom w:w="60.0" w:type="dxa"/>
              <w:right w:w="90.0" w:type="dxa"/>
            </w:tcMar>
          </w:tcPr>
          <w:p w:rsidR="00000000" w:rsidDel="00000000" w:rsidP="00000000" w:rsidRDefault="00000000" w:rsidRPr="00000000" w14:paraId="0000034C">
            <w:pPr>
              <w:rPr/>
            </w:pPr>
            <w:r>
              <w:rPr>
                <w:color w:val="000000"/>
                <w:rtl w:val="0"/>
              </w:rPr>
              <w:t xml:space="preserve">4,320万円</w:t>
            </w:r>
            <w:r>
              <w:rPr>
                <w:rtl w:val="0"/>
              </w:rPr>
            </w:r>
          </w:p>
        </w:tc>
        <w:tc>
          <w:tcPr>
            <w:tcMar>
              <w:top w:w="60.0" w:type="dxa"/>
              <w:left w:w="90.0" w:type="dxa"/>
              <w:bottom w:w="60.0" w:type="dxa"/>
              <w:right w:w="90.0" w:type="dxa"/>
            </w:tcMar>
          </w:tcPr>
          <w:p w:rsidR="00000000" w:rsidDel="00000000" w:rsidP="00000000" w:rsidRDefault="00000000" w:rsidRPr="00000000" w14:paraId="0000034D">
            <w:pPr>
              <w:rPr/>
            </w:pPr>
            <w:r>
              <w:rPr>
                <w:color w:val="000000"/>
                <w:rtl w:val="0"/>
              </w:rPr>
              <w:t xml:space="preserve">5,578万円</w:t>
            </w:r>
            <w:r>
              <w:rPr>
                <w:rtl w:val="0"/>
              </w:rPr>
            </w:r>
          </w:p>
        </w:tc>
        <w:tc>
          <w:tcPr>
            <w:tcMar>
              <w:top w:w="60.0" w:type="dxa"/>
              <w:left w:w="90.0" w:type="dxa"/>
              <w:bottom w:w="60.0" w:type="dxa"/>
              <w:right w:w="90.0" w:type="dxa"/>
            </w:tcMar>
          </w:tcPr>
          <w:p w:rsidR="00000000" w:rsidDel="00000000" w:rsidP="00000000" w:rsidRDefault="00000000" w:rsidRPr="00000000" w14:paraId="0000034E">
            <w:pPr>
              <w:rPr/>
            </w:pPr>
            <w:r>
              <w:rPr>
                <w:color w:val="000000"/>
                <w:rtl w:val="0"/>
              </w:rPr>
              <w:t xml:space="preserve">約16名（目標30名の53.6%）</w:t>
            </w:r>
            <w:r>
              <w:rPr>
                <w:rtl w:val="0"/>
              </w:rPr>
            </w:r>
          </w:p>
        </w:tc>
        <w:tc>
          <w:tcPr>
            <w:tcMar>
              <w:top w:w="60.0" w:type="dxa"/>
              <w:left w:w="90.0" w:type="dxa"/>
              <w:bottom w:w="60.0" w:type="dxa"/>
              <w:right w:w="90.0" w:type="dxa"/>
            </w:tcMar>
          </w:tcPr>
          <w:p w:rsidR="00000000" w:rsidDel="00000000" w:rsidP="00000000" w:rsidRDefault="00000000" w:rsidRPr="00000000" w14:paraId="0000034F">
            <w:pPr>
              <w:rPr/>
            </w:pPr>
            <w:r>
              <w:rPr>
                <w:color w:val="000000"/>
                <w:rtl w:val="0"/>
              </w:rPr>
              <w:t xml:space="preserve">新規募集16名以上で黒字化</w:t>
            </w:r>
            <w:r>
              <w:rPr>
                <w:rtl w:val="0"/>
              </w:rPr>
            </w:r>
          </w:p>
        </w:tc>
      </w:tr>
    </w:tbl>
    <w:p w:rsidR="00000000" w:rsidDel="00000000" w:rsidP="00000000" w:rsidRDefault="00000000" w:rsidRPr="00000000" w14:paraId="00000350">
      <w:pPr>
        <w:spacing w:after="120" w:lineRule="auto"/>
        <w:rPr/>
      </w:pPr>
      <w:r>
        <w:rPr>
          <w:rtl w:val="0"/>
        </w:rPr>
      </w:r>
    </w:p>
    <w:p w:rsidR="00000000" w:rsidDel="00000000" w:rsidP="00000000" w:rsidRDefault="00000000" w:rsidRPr="00000000" w14:paraId="00000351">
      <w:pPr>
        <w:spacing w:after="140" w:line="300" w:lineRule="auto"/>
        <w:rPr/>
      </w:pPr>
      <w:r>
        <w:rPr>
          <w:color w:val="595959"/>
          <w:sz w:val="16"/>
          <w:szCs w:val="16"/>
          <w:rtl w:val="0"/>
        </w:rPr>
        <w:t xml:space="preserve">私学助成なしのシナリオ1では、2029年度は目標30名を満たしても損益分岐点（約33名）に届かず、開校初年度のみ単年度赤字が残る。</w:t>
      </w:r>
      <w:del w:id="9245" w:author="Claude" w:date="2026-10-13T00:00:00Z">
        <w:r>
          <w:rPr>
            <w:color w:val="595959"/>
            <w:sz w:val="16"/>
            <w:szCs w:val="16"/>
            <w:rtl w:val="0"/>
          </w:rPr>
          <w:delText xml:space="preserve">2030年度以降は新規募集が目標（30名／年）を下回っても黒字を確保できる、相応に頑健な構造となっている。</w:delText>
        </w:r>
      </w:del>
      <w:ins w:id="9246" w:author="Claude" w:date="2026-10-13T00:00:00Z">
        <w:r>
          <w:rPr>
            <w:color w:val="595959"/>
            <w:sz w:val="16"/>
            <w:szCs w:val="16"/>
            <w:rtl w:val="0"/>
          </w:rPr>
          <w:t xml:space="preserve">ただし、この結果は寄附等2,500万円が毎年入金される前提に依存する。寄附等が半減すると2029・2030年度は赤字、ゼロでは3年間とも赤字となる（下記の感度分析を参照）。</w:t>
        </w:r>
      </w:ins>
      <w:r>
        <w:rPr>
          <w:rtl w:val="0"/>
        </w:rPr>
      </w:r>
    </w:p>
    <w:p w:rsidR="00000000" w:rsidDel="00000000" w:rsidP="00000000" w:rsidRDefault="00000000" w:rsidRPr="00000000" w14:paraId="00000352">
      <w:pPr>
        <w:pStyle w:val="Heading3"/>
        <w:pageBreakBefore w:val="1"/>
        <w:spacing w:after="160" w:before="300" w:lineRule="auto"/>
        <w:rPr/>
      </w:pPr>
      <w:r>
        <w:rPr>
          <w:b w:val="1"/>
          <w:bCs w:val="1"/>
          <w:color w:val="595959"/>
          <w:sz w:val="22"/>
          <w:szCs w:val="22"/>
          <w:rtl w:val="0"/>
        </w:rPr>
        <w:t xml:space="preserve">貢献利益（シナリオ1：私学助成（経常費補助）なし）</w:t>
      </w:r>
      <w:r>
        <w:rPr>
          <w:rtl w:val="0"/>
        </w:rPr>
      </w:r>
    </w:p>
    <w:p w:rsidR="00000000" w:rsidDel="00000000" w:rsidP="00000000" w:rsidRDefault="00000000" w:rsidRPr="00000000" w14:paraId="00000353">
      <w:pPr>
        <w:spacing w:after="140" w:line="360" w:lineRule="auto"/>
        <w:rPr/>
      </w:pPr>
      <w:r>
        <w:rPr>
          <w:color w:val="000000"/>
          <w:rtl w:val="0"/>
        </w:rPr>
        <w:t xml:space="preserve">上表のコスト合計を賄った上で、実際に確保できる利益（貢献利益）を試算する。まず、私学助成を見込まない保守的なケースを示す。</w:t>
      </w:r>
      <w:r>
        <w:rPr>
          <w:rtl w:val="0"/>
        </w:rPr>
      </w:r>
    </w:p>
    <w:tbl>
      <w:tblPr>
        <w:tblStyle w:val="Table25"/>
        <w:tblW w:w="9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00"/>
        <w:gridCol w:w="1730"/>
        <w:gridCol w:w="1730"/>
        <w:gridCol w:w="1740"/>
        <w:tblGridChange w:id="0">
          <w:tblGrid>
            <w:gridCol w:w="3900"/>
            <w:gridCol w:w="1730"/>
            <w:gridCol w:w="1730"/>
            <w:gridCol w:w="1740"/>
          </w:tblGrid>
        </w:tblGridChange>
      </w:tblGrid>
      <w:tr>
        <w:trPr>
          <w:cantSplit w:val="0"/>
          <w:tblHeader w:val="1"/>
        </w:trPr>
        <w:tc>
          <w:tcPr>
            <w:shd w:fill="1e2761" w:val="clear"/>
            <w:tcMar>
              <w:top w:w="60.0" w:type="dxa"/>
              <w:left w:w="90.0" w:type="dxa"/>
              <w:bottom w:w="60.0" w:type="dxa"/>
              <w:right w:w="90.0" w:type="dxa"/>
            </w:tcMar>
          </w:tcPr>
          <w:p w:rsidR="00000000" w:rsidDel="00000000" w:rsidP="00000000" w:rsidRDefault="00000000" w:rsidRPr="00000000" w14:paraId="00000354">
            <w:pPr>
              <w:jc w:val="center"/>
              <w:rPr/>
            </w:pPr>
            <w:r>
              <w:rPr>
                <w:b w:val="1"/>
                <w:bCs w:val="1"/>
                <w:color w:val="ffffff"/>
                <w:sz w:val="18"/>
                <w:szCs w:val="18"/>
                <w:rtl w:val="0"/>
              </w:rPr>
              <w:t xml:space="preserve">項目</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355">
            <w:pPr>
              <w:jc w:val="center"/>
              <w:rPr/>
            </w:pPr>
            <w:r>
              <w:rPr>
                <w:b w:val="1"/>
                <w:bCs w:val="1"/>
                <w:color w:val="ffffff"/>
                <w:sz w:val="18"/>
                <w:szCs w:val="18"/>
                <w:rtl w:val="0"/>
              </w:rPr>
              <w:t xml:space="preserve">2029年度</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356">
            <w:pPr>
              <w:jc w:val="center"/>
              <w:rPr/>
            </w:pPr>
            <w:r>
              <w:rPr>
                <w:b w:val="1"/>
                <w:bCs w:val="1"/>
                <w:color w:val="ffffff"/>
                <w:sz w:val="18"/>
                <w:szCs w:val="18"/>
                <w:rtl w:val="0"/>
              </w:rPr>
              <w:t xml:space="preserve">2030年度</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357">
            <w:pPr>
              <w:jc w:val="center"/>
              <w:rPr/>
            </w:pPr>
            <w:r>
              <w:rPr>
                <w:b w:val="1"/>
                <w:bCs w:val="1"/>
                <w:color w:val="ffffff"/>
                <w:sz w:val="18"/>
                <w:szCs w:val="18"/>
                <w:rtl w:val="0"/>
              </w:rPr>
              <w:t xml:space="preserve">2031年度</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58">
            <w:pPr>
              <w:rPr/>
            </w:pPr>
            <w:r>
              <w:rPr>
                <w:b w:val="1"/>
                <w:bCs w:val="1"/>
                <w:color w:val="000000"/>
                <w:rtl w:val="0"/>
              </w:rPr>
              <w:t xml:space="preserve">事業貢献利益（単年度損益）</w:t>
            </w:r>
            <w:r>
              <w:rPr>
                <w:rtl w:val="0"/>
              </w:rPr>
            </w:r>
          </w:p>
        </w:tc>
        <w:tc>
          <w:tcPr>
            <w:tcMar>
              <w:top w:w="60.0" w:type="dxa"/>
              <w:left w:w="90.0" w:type="dxa"/>
              <w:bottom w:w="60.0" w:type="dxa"/>
              <w:right w:w="90.0" w:type="dxa"/>
            </w:tcMar>
          </w:tcPr>
          <w:p w:rsidR="00000000" w:rsidDel="00000000" w:rsidP="00000000" w:rsidRDefault="00000000" w:rsidRPr="00000000" w14:paraId="00000359">
            <w:pPr>
              <w:rPr/>
            </w:pPr>
            <w:r>
              <w:rPr>
                <w:color w:val="000000"/>
                <w:rtl w:val="0"/>
              </w:rPr>
              <w:t xml:space="preserve">▲232万円</w:t>
            </w:r>
            <w:r>
              <w:rPr>
                <w:rtl w:val="0"/>
              </w:rPr>
            </w:r>
          </w:p>
        </w:tc>
        <w:tc>
          <w:tcPr>
            <w:tcMar>
              <w:top w:w="60.0" w:type="dxa"/>
              <w:left w:w="90.0" w:type="dxa"/>
              <w:bottom w:w="60.0" w:type="dxa"/>
              <w:right w:w="90.0" w:type="dxa"/>
            </w:tcMar>
          </w:tcPr>
          <w:p w:rsidR="00000000" w:rsidDel="00000000" w:rsidP="00000000" w:rsidRDefault="00000000" w:rsidRPr="00000000" w14:paraId="0000035A">
            <w:pPr>
              <w:rPr/>
            </w:pPr>
            <w:r>
              <w:rPr>
                <w:color w:val="000000"/>
                <w:rtl w:val="0"/>
              </w:rPr>
              <w:t xml:space="preserve">+412万円</w:t>
            </w:r>
            <w:r>
              <w:rPr>
                <w:rtl w:val="0"/>
              </w:rPr>
            </w:r>
          </w:p>
        </w:tc>
        <w:tc>
          <w:tcPr>
            <w:tcMar>
              <w:top w:w="60.0" w:type="dxa"/>
              <w:left w:w="90.0" w:type="dxa"/>
              <w:bottom w:w="60.0" w:type="dxa"/>
              <w:right w:w="90.0" w:type="dxa"/>
            </w:tcMar>
          </w:tcPr>
          <w:p w:rsidR="00000000" w:rsidDel="00000000" w:rsidP="00000000" w:rsidRDefault="00000000" w:rsidRPr="00000000" w14:paraId="0000035B">
            <w:pPr>
              <w:rPr/>
            </w:pPr>
            <w:r>
              <w:rPr>
                <w:color w:val="000000"/>
                <w:rtl w:val="0"/>
              </w:rPr>
              <w:t xml:space="preserve">+1,352万円</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5C">
            <w:pPr>
              <w:rPr/>
            </w:pPr>
            <w:r>
              <w:rPr>
                <w:b w:val="1"/>
                <w:bCs w:val="1"/>
                <w:color w:val="000000"/>
                <w:rtl w:val="0"/>
              </w:rPr>
              <w:t xml:space="preserve">累計事業貢献利益</w:t>
            </w:r>
            <w:r>
              <w:rPr>
                <w:rtl w:val="0"/>
              </w:rPr>
            </w:r>
          </w:p>
        </w:tc>
        <w:tc>
          <w:tcPr>
            <w:tcMar>
              <w:top w:w="60.0" w:type="dxa"/>
              <w:left w:w="90.0" w:type="dxa"/>
              <w:bottom w:w="60.0" w:type="dxa"/>
              <w:right w:w="90.0" w:type="dxa"/>
            </w:tcMar>
          </w:tcPr>
          <w:p w:rsidR="00000000" w:rsidDel="00000000" w:rsidP="00000000" w:rsidRDefault="00000000" w:rsidRPr="00000000" w14:paraId="0000035D">
            <w:pPr>
              <w:rPr/>
            </w:pPr>
            <w:r>
              <w:rPr>
                <w:color w:val="000000"/>
                <w:rtl w:val="0"/>
              </w:rPr>
              <w:t xml:space="preserve">▲482万円</w:t>
            </w:r>
            <w:r>
              <w:rPr>
                <w:rtl w:val="0"/>
              </w:rPr>
            </w:r>
          </w:p>
        </w:tc>
        <w:tc>
          <w:tcPr>
            <w:tcMar>
              <w:top w:w="60.0" w:type="dxa"/>
              <w:left w:w="90.0" w:type="dxa"/>
              <w:bottom w:w="60.0" w:type="dxa"/>
              <w:right w:w="90.0" w:type="dxa"/>
            </w:tcMar>
          </w:tcPr>
          <w:p w:rsidR="00000000" w:rsidDel="00000000" w:rsidP="00000000" w:rsidRDefault="00000000" w:rsidRPr="00000000" w14:paraId="0000035E">
            <w:pPr>
              <w:rPr/>
            </w:pPr>
            <w:r>
              <w:rPr>
                <w:color w:val="000000"/>
                <w:rtl w:val="0"/>
              </w:rPr>
              <w:t xml:space="preserve">▲70万円</w:t>
            </w:r>
            <w:r>
              <w:rPr>
                <w:rtl w:val="0"/>
              </w:rPr>
            </w:r>
          </w:p>
        </w:tc>
        <w:tc>
          <w:tcPr>
            <w:tcMar>
              <w:top w:w="60.0" w:type="dxa"/>
              <w:left w:w="90.0" w:type="dxa"/>
              <w:bottom w:w="60.0" w:type="dxa"/>
              <w:right w:w="90.0" w:type="dxa"/>
            </w:tcMar>
          </w:tcPr>
          <w:p w:rsidR="00000000" w:rsidDel="00000000" w:rsidP="00000000" w:rsidRDefault="00000000" w:rsidRPr="00000000" w14:paraId="0000035F">
            <w:pPr>
              <w:rPr/>
            </w:pPr>
            <w:r>
              <w:rPr>
                <w:color w:val="000000"/>
                <w:rtl w:val="0"/>
              </w:rPr>
              <w:t xml:space="preserve">+1,282万円</w:t>
            </w:r>
            <w:r>
              <w:rPr>
                <w:rtl w:val="0"/>
              </w:rPr>
            </w:r>
          </w:p>
        </w:tc>
      </w:tr>
    </w:tbl>
    <w:p w:rsidR="00000000" w:rsidDel="00000000" w:rsidP="00000000" w:rsidRDefault="00000000" w:rsidRPr="00000000" w14:paraId="00000360">
      <w:pPr>
        <w:spacing w:after="120" w:lineRule="auto"/>
        <w:rPr/>
      </w:pPr>
      <w:r>
        <w:rPr>
          <w:rtl w:val="0"/>
        </w:rPr>
      </w:r>
    </w:p>
    <w:p w:rsidR="00000000" w:rsidDel="00000000" w:rsidP="00000000" w:rsidRDefault="00000000" w:rsidRPr="00000000" w14:paraId="00000361">
      <w:pPr>
        <w:pStyle w:val="Heading3"/>
        <w:spacing w:after="160" w:before="300" w:lineRule="auto"/>
        <w:rPr/>
      </w:pPr>
      <w:r>
        <w:rPr>
          <w:b w:val="1"/>
          <w:bCs w:val="1"/>
          <w:color w:val="595959"/>
          <w:sz w:val="22"/>
          <w:szCs w:val="22"/>
          <w:rtl w:val="0"/>
        </w:rPr>
        <w:t xml:space="preserve">貢献利益（シナリオ2：私学助成（経常費補助）あり）</w:t>
      </w:r>
      <w:r>
        <w:rPr>
          <w:rtl w:val="0"/>
        </w:rPr>
      </w:r>
    </w:p>
    <w:p w:rsidR="00000000" w:rsidDel="00000000" w:rsidP="00000000" w:rsidRDefault="00000000" w:rsidRPr="00000000" w14:paraId="00000362">
      <w:pPr>
        <w:spacing w:after="140" w:line="360" w:lineRule="auto"/>
        <w:rPr/>
      </w:pPr>
      <w:r>
        <w:rPr>
          <w:color w:val="000000"/>
          <w:rtl w:val="0"/>
        </w:rPr>
        <w:t xml:space="preserve">都道府県の私立中学校向け経常費補助が学びの多様化学校にも適用される前提の試算。適用可否は京都府私学課への確認が必要であり、金額（年20万円／人）も確定値ではなく計画上の仮置きである。</w:t>
      </w:r>
      <w:r>
        <w:rPr>
          <w:rtl w:val="0"/>
        </w:rPr>
      </w:r>
    </w:p>
    <w:tbl>
      <w:tblPr>
        <w:tblStyle w:val="Table26"/>
        <w:tblW w:w="9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00"/>
        <w:gridCol w:w="1730"/>
        <w:gridCol w:w="1730"/>
        <w:gridCol w:w="1740"/>
        <w:tblGridChange w:id="0">
          <w:tblGrid>
            <w:gridCol w:w="3900"/>
            <w:gridCol w:w="1730"/>
            <w:gridCol w:w="1730"/>
            <w:gridCol w:w="1740"/>
          </w:tblGrid>
        </w:tblGridChange>
      </w:tblGrid>
      <w:tr>
        <w:trPr>
          <w:cantSplit w:val="0"/>
          <w:tblHeader w:val="1"/>
        </w:trPr>
        <w:tc>
          <w:tcPr>
            <w:shd w:fill="1e2761" w:val="clear"/>
            <w:tcMar>
              <w:top w:w="60.0" w:type="dxa"/>
              <w:left w:w="90.0" w:type="dxa"/>
              <w:bottom w:w="60.0" w:type="dxa"/>
              <w:right w:w="90.0" w:type="dxa"/>
            </w:tcMar>
          </w:tcPr>
          <w:p w:rsidR="00000000" w:rsidDel="00000000" w:rsidP="00000000" w:rsidRDefault="00000000" w:rsidRPr="00000000" w14:paraId="00000363">
            <w:pPr>
              <w:jc w:val="center"/>
              <w:rPr/>
            </w:pPr>
            <w:r>
              <w:rPr>
                <w:b w:val="1"/>
                <w:bCs w:val="1"/>
                <w:color w:val="ffffff"/>
                <w:sz w:val="18"/>
                <w:szCs w:val="18"/>
                <w:rtl w:val="0"/>
              </w:rPr>
              <w:t xml:space="preserve">項目</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364">
            <w:pPr>
              <w:jc w:val="center"/>
              <w:rPr/>
            </w:pPr>
            <w:r>
              <w:rPr>
                <w:b w:val="1"/>
                <w:bCs w:val="1"/>
                <w:color w:val="ffffff"/>
                <w:sz w:val="18"/>
                <w:szCs w:val="18"/>
                <w:rtl w:val="0"/>
              </w:rPr>
              <w:t xml:space="preserve">2029年度</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365">
            <w:pPr>
              <w:jc w:val="center"/>
              <w:rPr/>
            </w:pPr>
            <w:r>
              <w:rPr>
                <w:b w:val="1"/>
                <w:bCs w:val="1"/>
                <w:color w:val="ffffff"/>
                <w:sz w:val="18"/>
                <w:szCs w:val="18"/>
                <w:rtl w:val="0"/>
              </w:rPr>
              <w:t xml:space="preserve">2030年度</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366">
            <w:pPr>
              <w:jc w:val="center"/>
              <w:rPr/>
            </w:pPr>
            <w:r>
              <w:rPr>
                <w:b w:val="1"/>
                <w:bCs w:val="1"/>
                <w:color w:val="ffffff"/>
                <w:sz w:val="18"/>
                <w:szCs w:val="18"/>
                <w:rtl w:val="0"/>
              </w:rPr>
              <w:t xml:space="preserve">2031年度</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67">
            <w:pPr>
              <w:rPr/>
            </w:pPr>
            <w:r>
              <w:rPr>
                <w:b w:val="1"/>
                <w:bCs w:val="1"/>
                <w:color w:val="000000"/>
                <w:rtl w:val="0"/>
              </w:rPr>
              <w:t xml:space="preserve">私学助成収入（生徒数×20万円）</w:t>
            </w:r>
            <w:r>
              <w:rPr>
                <w:rtl w:val="0"/>
              </w:rPr>
            </w:r>
          </w:p>
        </w:tc>
        <w:tc>
          <w:tcPr>
            <w:tcMar>
              <w:top w:w="60.0" w:type="dxa"/>
              <w:left w:w="90.0" w:type="dxa"/>
              <w:bottom w:w="60.0" w:type="dxa"/>
              <w:right w:w="90.0" w:type="dxa"/>
            </w:tcMar>
          </w:tcPr>
          <w:p w:rsidR="00000000" w:rsidDel="00000000" w:rsidP="00000000" w:rsidRDefault="00000000" w:rsidRPr="00000000" w14:paraId="00000368">
            <w:pPr>
              <w:rPr/>
            </w:pPr>
            <w:r>
              <w:rPr>
                <w:color w:val="000000"/>
                <w:rtl w:val="0"/>
              </w:rPr>
              <w:t xml:space="preserve">600万円</w:t>
            </w:r>
            <w:r>
              <w:rPr>
                <w:rtl w:val="0"/>
              </w:rPr>
            </w:r>
          </w:p>
        </w:tc>
        <w:tc>
          <w:tcPr>
            <w:tcMar>
              <w:top w:w="60.0" w:type="dxa"/>
              <w:left w:w="90.0" w:type="dxa"/>
              <w:bottom w:w="60.0" w:type="dxa"/>
              <w:right w:w="90.0" w:type="dxa"/>
            </w:tcMar>
          </w:tcPr>
          <w:p w:rsidR="00000000" w:rsidDel="00000000" w:rsidP="00000000" w:rsidRDefault="00000000" w:rsidRPr="00000000" w14:paraId="00000369">
            <w:pPr>
              <w:rPr/>
            </w:pPr>
            <w:r>
              <w:rPr>
                <w:color w:val="000000"/>
                <w:rtl w:val="0"/>
              </w:rPr>
              <w:t xml:space="preserve">1,200万円</w:t>
            </w:r>
            <w:r>
              <w:rPr>
                <w:rtl w:val="0"/>
              </w:rPr>
            </w:r>
          </w:p>
        </w:tc>
        <w:tc>
          <w:tcPr>
            <w:tcMar>
              <w:top w:w="60.0" w:type="dxa"/>
              <w:left w:w="90.0" w:type="dxa"/>
              <w:bottom w:w="60.0" w:type="dxa"/>
              <w:right w:w="90.0" w:type="dxa"/>
            </w:tcMar>
          </w:tcPr>
          <w:p w:rsidR="00000000" w:rsidDel="00000000" w:rsidP="00000000" w:rsidRDefault="00000000" w:rsidRPr="00000000" w14:paraId="0000036A">
            <w:pPr>
              <w:rPr/>
            </w:pPr>
            <w:r>
              <w:rPr>
                <w:color w:val="000000"/>
                <w:rtl w:val="0"/>
              </w:rPr>
              <w:t xml:space="preserve">1,800万円</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6B">
            <w:pPr>
              <w:rPr/>
            </w:pPr>
            <w:r>
              <w:rPr>
                <w:b w:val="1"/>
                <w:bCs w:val="1"/>
                <w:color w:val="000000"/>
                <w:rtl w:val="0"/>
              </w:rPr>
              <w:t xml:space="preserve">事業貢献利益（単年度損益）</w:t>
            </w:r>
            <w:r>
              <w:rPr>
                <w:rtl w:val="0"/>
              </w:rPr>
            </w:r>
          </w:p>
        </w:tc>
        <w:tc>
          <w:tcPr>
            <w:tcMar>
              <w:top w:w="60.0" w:type="dxa"/>
              <w:left w:w="90.0" w:type="dxa"/>
              <w:bottom w:w="60.0" w:type="dxa"/>
              <w:right w:w="90.0" w:type="dxa"/>
            </w:tcMar>
          </w:tcPr>
          <w:p w:rsidR="00000000" w:rsidDel="00000000" w:rsidP="00000000" w:rsidRDefault="00000000" w:rsidRPr="00000000" w14:paraId="0000036C">
            <w:pPr>
              <w:rPr/>
            </w:pPr>
            <w:r>
              <w:rPr>
                <w:color w:val="000000"/>
                <w:rtl w:val="0"/>
              </w:rPr>
              <w:t xml:space="preserve">+368万円</w:t>
            </w:r>
            <w:r>
              <w:rPr>
                <w:rtl w:val="0"/>
              </w:rPr>
            </w:r>
          </w:p>
        </w:tc>
        <w:tc>
          <w:tcPr>
            <w:tcMar>
              <w:top w:w="60.0" w:type="dxa"/>
              <w:left w:w="90.0" w:type="dxa"/>
              <w:bottom w:w="60.0" w:type="dxa"/>
              <w:right w:w="90.0" w:type="dxa"/>
            </w:tcMar>
          </w:tcPr>
          <w:p w:rsidR="00000000" w:rsidDel="00000000" w:rsidP="00000000" w:rsidRDefault="00000000" w:rsidRPr="00000000" w14:paraId="0000036D">
            <w:pPr>
              <w:rPr/>
            </w:pPr>
            <w:r>
              <w:rPr>
                <w:color w:val="000000"/>
                <w:rtl w:val="0"/>
              </w:rPr>
              <w:t xml:space="preserve">+1,612万円</w:t>
            </w:r>
            <w:r>
              <w:rPr>
                <w:rtl w:val="0"/>
              </w:rPr>
            </w:r>
          </w:p>
        </w:tc>
        <w:tc>
          <w:tcPr>
            <w:tcMar>
              <w:top w:w="60.0" w:type="dxa"/>
              <w:left w:w="90.0" w:type="dxa"/>
              <w:bottom w:w="60.0" w:type="dxa"/>
              <w:right w:w="90.0" w:type="dxa"/>
            </w:tcMar>
          </w:tcPr>
          <w:p w:rsidR="00000000" w:rsidDel="00000000" w:rsidP="00000000" w:rsidRDefault="00000000" w:rsidRPr="00000000" w14:paraId="0000036E">
            <w:pPr>
              <w:rPr/>
            </w:pPr>
            <w:r>
              <w:rPr>
                <w:color w:val="000000"/>
                <w:rtl w:val="0"/>
              </w:rPr>
              <w:t xml:space="preserve">+3,152万円</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6F">
            <w:pPr>
              <w:rPr/>
            </w:pPr>
            <w:r>
              <w:rPr>
                <w:b w:val="1"/>
                <w:bCs w:val="1"/>
                <w:color w:val="000000"/>
                <w:rtl w:val="0"/>
              </w:rPr>
              <w:t xml:space="preserve">累計事業貢献利益</w:t>
            </w:r>
            <w:r>
              <w:rPr>
                <w:rtl w:val="0"/>
              </w:rPr>
            </w:r>
          </w:p>
        </w:tc>
        <w:tc>
          <w:tcPr>
            <w:tcMar>
              <w:top w:w="60.0" w:type="dxa"/>
              <w:left w:w="90.0" w:type="dxa"/>
              <w:bottom w:w="60.0" w:type="dxa"/>
              <w:right w:w="90.0" w:type="dxa"/>
            </w:tcMar>
          </w:tcPr>
          <w:p w:rsidR="00000000" w:rsidDel="00000000" w:rsidP="00000000" w:rsidRDefault="00000000" w:rsidRPr="00000000" w14:paraId="00000370">
            <w:pPr>
              <w:rPr/>
            </w:pPr>
            <w:r>
              <w:rPr>
                <w:color w:val="000000"/>
                <w:rtl w:val="0"/>
              </w:rPr>
              <w:t xml:space="preserve">+118万円</w:t>
            </w:r>
            <w:r>
              <w:rPr>
                <w:rtl w:val="0"/>
              </w:rPr>
            </w:r>
          </w:p>
        </w:tc>
        <w:tc>
          <w:tcPr>
            <w:tcMar>
              <w:top w:w="60.0" w:type="dxa"/>
              <w:left w:w="90.0" w:type="dxa"/>
              <w:bottom w:w="60.0" w:type="dxa"/>
              <w:right w:w="90.0" w:type="dxa"/>
            </w:tcMar>
          </w:tcPr>
          <w:p w:rsidR="00000000" w:rsidDel="00000000" w:rsidP="00000000" w:rsidRDefault="00000000" w:rsidRPr="00000000" w14:paraId="00000371">
            <w:pPr>
              <w:rPr/>
            </w:pPr>
            <w:r>
              <w:rPr>
                <w:color w:val="000000"/>
                <w:rtl w:val="0"/>
              </w:rPr>
              <w:t xml:space="preserve">+1,730万円</w:t>
            </w:r>
            <w:r>
              <w:rPr>
                <w:rtl w:val="0"/>
              </w:rPr>
            </w:r>
          </w:p>
        </w:tc>
        <w:tc>
          <w:tcPr>
            <w:tcMar>
              <w:top w:w="60.0" w:type="dxa"/>
              <w:left w:w="90.0" w:type="dxa"/>
              <w:bottom w:w="60.0" w:type="dxa"/>
              <w:right w:w="90.0" w:type="dxa"/>
            </w:tcMar>
          </w:tcPr>
          <w:p w:rsidR="00000000" w:rsidDel="00000000" w:rsidP="00000000" w:rsidRDefault="00000000" w:rsidRPr="00000000" w14:paraId="00000372">
            <w:pPr>
              <w:rPr/>
            </w:pPr>
            <w:r>
              <w:rPr>
                <w:color w:val="000000"/>
                <w:rtl w:val="0"/>
              </w:rPr>
              <w:t xml:space="preserve">+4,882万円</w:t>
            </w:r>
            <w:r>
              <w:rPr>
                <w:rtl w:val="0"/>
              </w:rPr>
            </w:r>
          </w:p>
        </w:tc>
      </w:tr>
    </w:tbl>
    <w:p w:rsidR="00000000" w:rsidDel="00000000" w:rsidP="00000000" w:rsidRDefault="00000000" w:rsidRPr="00000000" w14:paraId="00000373">
      <w:pPr>
        <w:spacing w:after="120" w:lineRule="auto"/>
        <w:rPr/>
      </w:pPr>
      <w:r>
        <w:rPr>
          <w:rtl w:val="0"/>
        </w:rPr>
      </w:r>
    </w:p>
    <w:p w:rsidR="00000000" w:rsidDel="00000000" w:rsidP="00000000" w:rsidRDefault="00000000" w:rsidRPr="00000000" w14:paraId="00000374">
      <w:pPr>
        <w:spacing w:after="140" w:line="300" w:lineRule="auto"/>
        <w:rPr/>
      </w:pPr>
      <w:r>
        <w:rPr>
          <w:color w:val="595959"/>
          <w:sz w:val="16"/>
          <w:szCs w:val="16"/>
          <w:rtl w:val="0"/>
        </w:rPr>
        <w:t xml:space="preserve">私学助成の適用が確認できれば2029年度から単年度黒字化し、2031年度末の累計損益は+4,882万円まで拡大する。未確定の間はシナリオ1（私学助成なし）を保守ケースとして採用し、資金繰り計画もこちらを基準に組む。</w:t>
      </w:r>
      <w:r>
        <w:rPr>
          <w:rtl w:val="0"/>
        </w:rPr>
      </w:r>
    </w:p>
    <w:p w:rsidR="00000000" w:rsidDel="00000000" w:rsidP="00000000" w:rsidRDefault="00000000" w:rsidRPr="00000000" w14:paraId="00000375">
      <w:pPr>
        <w:pStyle w:val="Heading3"/>
        <w:pageBreakBefore w:val="1"/>
        <w:spacing w:after="160" w:before="300" w:lineRule="auto"/>
        <w:rPr/>
      </w:pPr>
      <w:r>
        <w:rPr>
          <w:b w:val="1"/>
          <w:bCs w:val="1"/>
          <w:color w:val="595959"/>
          <w:sz w:val="22"/>
          <w:szCs w:val="22"/>
          <w:rtl w:val="0"/>
        </w:rPr>
        <w:t xml:space="preserve">損益分岐点（私学助成ありの場合）</w:t>
      </w:r>
      <w:r>
        <w:rPr>
          <w:rtl w:val="0"/>
        </w:rPr>
      </w:r>
    </w:p>
    <w:p w:rsidR="00000000" w:rsidDel="00000000" w:rsidP="00000000" w:rsidRDefault="00000000" w:rsidRPr="00000000" w14:paraId="00000376">
      <w:pPr>
        <w:spacing w:after="140" w:line="360" w:lineRule="auto"/>
        <w:rPr/>
      </w:pPr>
      <w:r>
        <w:rPr>
          <w:color w:val="000000"/>
          <w:rtl w:val="0"/>
        </w:rPr>
        <w:t xml:space="preserve">私学助成（経常費補助）を獲得できた場合、生徒1人あたり年20万円の収入が上乗せされるため、限界利益（新規1年生：87万円→107万円、継続生：72万円→92万円）が増え、黒字化に必要な生徒数（損益分岐点）は下表の通り下がる。</w:t>
      </w:r>
      <w:r>
        <w:rPr>
          <w:rtl w:val="0"/>
        </w:rPr>
      </w:r>
    </w:p>
    <w:tbl>
      <w:tblPr>
        <w:tblStyle w:val="Table27"/>
        <w:tblW w:w="9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00"/>
        <w:gridCol w:w="1730"/>
        <w:gridCol w:w="1730"/>
        <w:gridCol w:w="1740"/>
        <w:tblGridChange w:id="0">
          <w:tblGrid>
            <w:gridCol w:w="3900"/>
            <w:gridCol w:w="1730"/>
            <w:gridCol w:w="1730"/>
            <w:gridCol w:w="1740"/>
          </w:tblGrid>
        </w:tblGridChange>
      </w:tblGrid>
      <w:tr>
        <w:trPr>
          <w:cantSplit w:val="0"/>
          <w:tblHeader w:val="1"/>
        </w:trPr>
        <w:tc>
          <w:tcPr>
            <w:shd w:fill="1e2761" w:val="clear"/>
            <w:tcMar>
              <w:top w:w="60.0" w:type="dxa"/>
              <w:left w:w="90.0" w:type="dxa"/>
              <w:bottom w:w="60.0" w:type="dxa"/>
              <w:right w:w="90.0" w:type="dxa"/>
            </w:tcMar>
          </w:tcPr>
          <w:p w:rsidR="00000000" w:rsidDel="00000000" w:rsidP="00000000" w:rsidRDefault="00000000" w:rsidRPr="00000000" w14:paraId="00000377">
            <w:pPr>
              <w:jc w:val="center"/>
              <w:rPr/>
            </w:pPr>
            <w:r>
              <w:rPr>
                <w:b w:val="1"/>
                <w:bCs w:val="1"/>
                <w:color w:val="ffffff"/>
                <w:sz w:val="18"/>
                <w:szCs w:val="18"/>
                <w:rtl w:val="0"/>
              </w:rPr>
              <w:t xml:space="preserve">項目</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378">
            <w:pPr>
              <w:jc w:val="center"/>
              <w:rPr/>
            </w:pPr>
            <w:r>
              <w:rPr>
                <w:b w:val="1"/>
                <w:bCs w:val="1"/>
                <w:color w:val="ffffff"/>
                <w:sz w:val="18"/>
                <w:szCs w:val="18"/>
                <w:rtl w:val="0"/>
              </w:rPr>
              <w:t xml:space="preserve">2029年度</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379">
            <w:pPr>
              <w:jc w:val="center"/>
              <w:rPr/>
            </w:pPr>
            <w:r>
              <w:rPr>
                <w:b w:val="1"/>
                <w:bCs w:val="1"/>
                <w:color w:val="ffffff"/>
                <w:sz w:val="18"/>
                <w:szCs w:val="18"/>
                <w:rtl w:val="0"/>
              </w:rPr>
              <w:t xml:space="preserve">2030年度</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37A">
            <w:pPr>
              <w:jc w:val="center"/>
              <w:rPr/>
            </w:pPr>
            <w:r>
              <w:rPr>
                <w:b w:val="1"/>
                <w:bCs w:val="1"/>
                <w:color w:val="ffffff"/>
                <w:sz w:val="18"/>
                <w:szCs w:val="18"/>
                <w:rtl w:val="0"/>
              </w:rPr>
              <w:t xml:space="preserve">2031年度</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7B">
            <w:pPr>
              <w:rPr/>
            </w:pPr>
            <w:r>
              <w:rPr>
                <w:b w:val="1"/>
                <w:bCs w:val="1"/>
                <w:color w:val="000000"/>
                <w:rtl w:val="0"/>
              </w:rPr>
              <w:t xml:space="preserve">損益分岐点（全校生徒数ベース）</w:t>
            </w:r>
            <w:r>
              <w:rPr>
                <w:rtl w:val="0"/>
              </w:rPr>
            </w:r>
          </w:p>
        </w:tc>
        <w:tc>
          <w:tcPr>
            <w:tcMar>
              <w:top w:w="60.0" w:type="dxa"/>
              <w:left w:w="90.0" w:type="dxa"/>
              <w:bottom w:w="60.0" w:type="dxa"/>
              <w:right w:w="90.0" w:type="dxa"/>
            </w:tcMar>
          </w:tcPr>
          <w:p w:rsidR="00000000" w:rsidDel="00000000" w:rsidP="00000000" w:rsidRDefault="00000000" w:rsidRPr="00000000" w14:paraId="0000037C">
            <w:pPr>
              <w:rPr/>
            </w:pPr>
            <w:r>
              <w:rPr>
                <w:color w:val="000000"/>
                <w:rtl w:val="0"/>
              </w:rPr>
              <w:t xml:space="preserve">27名</w:t>
            </w:r>
            <w:r>
              <w:rPr>
                <w:rtl w:val="0"/>
              </w:rPr>
            </w:r>
          </w:p>
        </w:tc>
        <w:tc>
          <w:tcPr>
            <w:tcMar>
              <w:top w:w="60.0" w:type="dxa"/>
              <w:left w:w="90.0" w:type="dxa"/>
              <w:bottom w:w="60.0" w:type="dxa"/>
              <w:right w:w="90.0" w:type="dxa"/>
            </w:tcMar>
          </w:tcPr>
          <w:p w:rsidR="00000000" w:rsidDel="00000000" w:rsidP="00000000" w:rsidRDefault="00000000" w:rsidRPr="00000000" w14:paraId="0000037D">
            <w:pPr>
              <w:rPr/>
            </w:pPr>
            <w:r>
              <w:rPr>
                <w:color w:val="000000"/>
                <w:rtl w:val="0"/>
              </w:rPr>
              <w:t xml:space="preserve">44名</w:t>
            </w:r>
            <w:r>
              <w:rPr>
                <w:rtl w:val="0"/>
              </w:rPr>
            </w:r>
          </w:p>
        </w:tc>
        <w:tc>
          <w:tcPr>
            <w:tcMar>
              <w:top w:w="60.0" w:type="dxa"/>
              <w:left w:w="90.0" w:type="dxa"/>
              <w:bottom w:w="60.0" w:type="dxa"/>
              <w:right w:w="90.0" w:type="dxa"/>
            </w:tcMar>
          </w:tcPr>
          <w:p w:rsidR="00000000" w:rsidDel="00000000" w:rsidP="00000000" w:rsidRDefault="00000000" w:rsidRPr="00000000" w14:paraId="0000037E">
            <w:pPr>
              <w:rPr/>
            </w:pPr>
            <w:r>
              <w:rPr>
                <w:color w:val="000000"/>
                <w:rtl w:val="0"/>
              </w:rPr>
              <w:t xml:space="preserve">58名</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7F">
            <w:pPr>
              <w:rPr/>
            </w:pPr>
            <w:r>
              <w:rPr>
                <w:b w:val="1"/>
                <w:bCs w:val="1"/>
                <w:color w:val="000000"/>
                <w:rtl w:val="0"/>
              </w:rPr>
              <w:t xml:space="preserve">内訳：継続生（前年度までの在籍者）</w:t>
            </w:r>
            <w:r>
              <w:rPr>
                <w:rtl w:val="0"/>
              </w:rPr>
            </w:r>
          </w:p>
        </w:tc>
        <w:tc>
          <w:tcPr>
            <w:tcMar>
              <w:top w:w="60.0" w:type="dxa"/>
              <w:left w:w="90.0" w:type="dxa"/>
              <w:bottom w:w="60.0" w:type="dxa"/>
              <w:right w:w="90.0" w:type="dxa"/>
            </w:tcMar>
          </w:tcPr>
          <w:p w:rsidR="00000000" w:rsidDel="00000000" w:rsidP="00000000" w:rsidRDefault="00000000" w:rsidRPr="00000000" w14:paraId="00000380">
            <w:pPr>
              <w:rPr/>
            </w:pPr>
            <w:r>
              <w:rPr>
                <w:color w:val="000000"/>
                <w:rtl w:val="0"/>
              </w:rPr>
              <w:t xml:space="preserve">0名</w:t>
            </w:r>
            <w:r>
              <w:rPr>
                <w:rtl w:val="0"/>
              </w:rPr>
            </w:r>
          </w:p>
        </w:tc>
        <w:tc>
          <w:tcPr>
            <w:tcMar>
              <w:top w:w="60.0" w:type="dxa"/>
              <w:left w:w="90.0" w:type="dxa"/>
              <w:bottom w:w="60.0" w:type="dxa"/>
              <w:right w:w="90.0" w:type="dxa"/>
            </w:tcMar>
          </w:tcPr>
          <w:p w:rsidR="00000000" w:rsidDel="00000000" w:rsidP="00000000" w:rsidRDefault="00000000" w:rsidRPr="00000000" w14:paraId="00000381">
            <w:pPr>
              <w:rPr/>
            </w:pPr>
            <w:r>
              <w:rPr>
                <w:color w:val="000000"/>
                <w:rtl w:val="0"/>
              </w:rPr>
              <w:t xml:space="preserve">30名</w:t>
            </w:r>
            <w:r>
              <w:rPr>
                <w:rtl w:val="0"/>
              </w:rPr>
            </w:r>
          </w:p>
        </w:tc>
        <w:tc>
          <w:tcPr>
            <w:tcMar>
              <w:top w:w="60.0" w:type="dxa"/>
              <w:left w:w="90.0" w:type="dxa"/>
              <w:bottom w:w="60.0" w:type="dxa"/>
              <w:right w:w="90.0" w:type="dxa"/>
            </w:tcMar>
          </w:tcPr>
          <w:p w:rsidR="00000000" w:rsidDel="00000000" w:rsidP="00000000" w:rsidRDefault="00000000" w:rsidRPr="00000000" w14:paraId="00000382">
            <w:pPr>
              <w:rPr/>
            </w:pPr>
            <w:r>
              <w:rPr>
                <w:color w:val="000000"/>
                <w:rtl w:val="0"/>
              </w:rPr>
              <w:t xml:space="preserve">60名</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83">
            <w:pPr>
              <w:rPr/>
            </w:pPr>
            <w:r>
              <w:rPr>
                <w:b w:val="1"/>
                <w:bCs w:val="1"/>
                <w:color w:val="000000"/>
                <w:rtl w:val="0"/>
              </w:rPr>
              <w:t xml:space="preserve">内訳：損益分岐点となる新規募集数</w:t>
            </w:r>
            <w:r>
              <w:rPr>
                <w:rtl w:val="0"/>
              </w:rPr>
            </w:r>
          </w:p>
        </w:tc>
        <w:tc>
          <w:tcPr>
            <w:tcMar>
              <w:top w:w="60.0" w:type="dxa"/>
              <w:left w:w="90.0" w:type="dxa"/>
              <w:bottom w:w="60.0" w:type="dxa"/>
              <w:right w:w="90.0" w:type="dxa"/>
            </w:tcMar>
          </w:tcPr>
          <w:p w:rsidR="00000000" w:rsidDel="00000000" w:rsidP="00000000" w:rsidRDefault="00000000" w:rsidRPr="00000000" w14:paraId="00000384">
            <w:pPr>
              <w:rPr/>
            </w:pPr>
            <w:r>
              <w:rPr>
                <w:color w:val="000000"/>
                <w:rtl w:val="0"/>
              </w:rPr>
              <w:t xml:space="preserve">27名</w:t>
            </w:r>
            <w:r>
              <w:rPr>
                <w:rtl w:val="0"/>
              </w:rPr>
            </w:r>
          </w:p>
        </w:tc>
        <w:tc>
          <w:tcPr>
            <w:tcMar>
              <w:top w:w="60.0" w:type="dxa"/>
              <w:left w:w="90.0" w:type="dxa"/>
              <w:bottom w:w="60.0" w:type="dxa"/>
              <w:right w:w="90.0" w:type="dxa"/>
            </w:tcMar>
          </w:tcPr>
          <w:p w:rsidR="00000000" w:rsidDel="00000000" w:rsidP="00000000" w:rsidRDefault="00000000" w:rsidRPr="00000000" w14:paraId="00000385">
            <w:pPr>
              <w:rPr/>
            </w:pPr>
            <w:r>
              <w:rPr>
                <w:color w:val="000000"/>
                <w:rtl w:val="0"/>
              </w:rPr>
              <w:t xml:space="preserve">15名</w:t>
            </w:r>
            <w:r>
              <w:rPr>
                <w:rtl w:val="0"/>
              </w:rPr>
            </w:r>
          </w:p>
        </w:tc>
        <w:tc>
          <w:tcPr>
            <w:tcMar>
              <w:top w:w="60.0" w:type="dxa"/>
              <w:left w:w="90.0" w:type="dxa"/>
              <w:bottom w:w="60.0" w:type="dxa"/>
              <w:right w:w="90.0" w:type="dxa"/>
            </w:tcMar>
          </w:tcPr>
          <w:p w:rsidR="00000000" w:rsidDel="00000000" w:rsidP="00000000" w:rsidRDefault="00000000" w:rsidRPr="00000000" w14:paraId="00000386">
            <w:pPr>
              <w:rPr/>
            </w:pPr>
            <w:r>
              <w:rPr>
                <w:color w:val="000000"/>
                <w:rtl w:val="0"/>
              </w:rPr>
              <w:t xml:space="preserve">1名</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87">
            <w:pPr>
              <w:rPr/>
            </w:pPr>
            <w:r>
              <w:rPr>
                <w:b w:val="1"/>
                <w:bCs w:val="1"/>
                <w:color w:val="000000"/>
                <w:rtl w:val="0"/>
              </w:rPr>
              <w:t xml:space="preserve">目標全校生徒数（参考）</w:t>
            </w:r>
            <w:r>
              <w:rPr>
                <w:rtl w:val="0"/>
              </w:rPr>
            </w:r>
          </w:p>
        </w:tc>
        <w:tc>
          <w:tcPr>
            <w:tcMar>
              <w:top w:w="60.0" w:type="dxa"/>
              <w:left w:w="90.0" w:type="dxa"/>
              <w:bottom w:w="60.0" w:type="dxa"/>
              <w:right w:w="90.0" w:type="dxa"/>
            </w:tcMar>
          </w:tcPr>
          <w:p w:rsidR="00000000" w:rsidDel="00000000" w:rsidP="00000000" w:rsidRDefault="00000000" w:rsidRPr="00000000" w14:paraId="00000388">
            <w:pPr>
              <w:rPr/>
            </w:pPr>
            <w:r>
              <w:rPr>
                <w:color w:val="000000"/>
                <w:rtl w:val="0"/>
              </w:rPr>
              <w:t xml:space="preserve">30名</w:t>
            </w:r>
            <w:r>
              <w:rPr>
                <w:rtl w:val="0"/>
              </w:rPr>
            </w:r>
          </w:p>
        </w:tc>
        <w:tc>
          <w:tcPr>
            <w:tcMar>
              <w:top w:w="60.0" w:type="dxa"/>
              <w:left w:w="90.0" w:type="dxa"/>
              <w:bottom w:w="60.0" w:type="dxa"/>
              <w:right w:w="90.0" w:type="dxa"/>
            </w:tcMar>
          </w:tcPr>
          <w:p w:rsidR="00000000" w:rsidDel="00000000" w:rsidP="00000000" w:rsidRDefault="00000000" w:rsidRPr="00000000" w14:paraId="00000389">
            <w:pPr>
              <w:rPr/>
            </w:pPr>
            <w:r>
              <w:rPr>
                <w:color w:val="000000"/>
                <w:rtl w:val="0"/>
              </w:rPr>
              <w:t xml:space="preserve">60名</w:t>
            </w:r>
            <w:r>
              <w:rPr>
                <w:rtl w:val="0"/>
              </w:rPr>
            </w:r>
          </w:p>
        </w:tc>
        <w:tc>
          <w:tcPr>
            <w:tcMar>
              <w:top w:w="60.0" w:type="dxa"/>
              <w:left w:w="90.0" w:type="dxa"/>
              <w:bottom w:w="60.0" w:type="dxa"/>
              <w:right w:w="90.0" w:type="dxa"/>
            </w:tcMar>
          </w:tcPr>
          <w:p w:rsidR="00000000" w:rsidDel="00000000" w:rsidP="00000000" w:rsidRDefault="00000000" w:rsidRPr="00000000" w14:paraId="0000038A">
            <w:pPr>
              <w:rPr/>
            </w:pPr>
            <w:r>
              <w:rPr>
                <w:color w:val="000000"/>
                <w:rtl w:val="0"/>
              </w:rPr>
              <w:t xml:space="preserve">90名</w:t>
            </w:r>
            <w:r>
              <w:rPr>
                <w:rtl w:val="0"/>
              </w:rPr>
            </w:r>
          </w:p>
        </w:tc>
      </w:tr>
    </w:tbl>
    <w:p w:rsidR="00000000" w:rsidDel="00000000" w:rsidP="00000000" w:rsidRDefault="00000000" w:rsidRPr="00000000" w14:paraId="0000038B">
      <w:pPr>
        <w:spacing w:after="120" w:lineRule="auto"/>
        <w:rPr/>
      </w:pPr>
      <w:r>
        <w:rPr>
          <w:rtl w:val="0"/>
        </w:rPr>
      </w:r>
    </w:p>
    <w:p w:rsidR="00000000" w:rsidDel="00000000" w:rsidP="00000000" w:rsidRDefault="00000000" w:rsidRPr="00000000" w14:paraId="0000038C">
      <w:pPr>
        <w:spacing w:after="140" w:line="300" w:lineRule="auto"/>
        <w:rPr/>
      </w:pPr>
      <w:r>
        <w:rPr>
          <w:color w:val="595959"/>
          <w:sz w:val="16"/>
          <w:szCs w:val="16"/>
          <w:rtl w:val="0"/>
        </w:rPr>
        <w:t xml:space="preserve">私学助成なし（保守シナリオ）の損益分岐点は33名／継続30名＋新規28名／継続60名＋新規16名。私学助成ありの場合はいずれの年度も必要人数が大きく下がり、2031年度は継続生60名を維持できれば新規1名でも黒字化する計算になる。適用可否・金額は未確定のため、資金繰り計画は私学助成なしの保守ケースを基準に組む。</w:t>
      </w:r>
      <w:r>
        <w:rPr>
          <w:rtl w:val="0"/>
        </w:rPr>
      </w:r>
    </w:p>
    <w:p>
      <w:pPr>
        <w:pStyle w:val="Heading3"/>
        <w:spacing w:after="140" w:before="240" w:lineRule="auto"/>
        <w:rPr>
          <w:ins w:id="9247" w:author="Claude" w:date="2026-10-13T00:00:00Z"/>
        </w:rPr>
      </w:pPr>
      <w:ins w:id="9248" w:author="Claude" w:date="2026-10-13T00:00:00Z">
        <w:r>
          <w:rPr>
            <w:b w:val="1"/>
            <w:bCs w:val="1"/>
            <w:color w:val="595959"/>
            <w:sz w:val="22"/>
            <w:szCs w:val="22"/>
            <w:rtl w:val="0"/>
          </w:rPr>
          <w:t xml:space="preserve">寄附等の感度分析（費用・人数を据え置いた場合、単位：万円）</w:t>
        </w:r>
      </w:ins>
    </w:p>
    <w:p>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ins w:id="9249" w:author="Claude" w:date="2026-10-13T00:00:00Z"/>
        </w:rPr>
      </w:pPr>
      <w:ins w:id="9250" w:author="Claude" w:date="2026-10-13T00:00:00Z">
        <w:r>
          <w:rPr>
            <w:color w:val="000000"/>
            <w:rtl w:val="0"/>
          </w:rPr>
          <w:t xml:space="preserve">年間の寄附等1,250万円（半減）：2029年度▲1,482、2030年度▲838、2031年度＋102</w:t>
        </w:r>
      </w:ins>
    </w:p>
    <w:p>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ins w:id="9251" w:author="Claude" w:date="2026-10-13T00:00:00Z"/>
        </w:rPr>
      </w:pPr>
      <w:ins w:id="9252" w:author="Claude" w:date="2026-10-13T00:00:00Z">
        <w:r>
          <w:rPr>
            <w:color w:val="000000"/>
            <w:rtl w:val="0"/>
          </w:rPr>
          <w:t xml:space="preserve">寄附等ゼロ：2029年度▲2,732、2030年度▲2,088、2031年度▲1,148</w:t>
        </w:r>
      </w:ins>
    </w:p>
    <w:p>
      <w:pPr>
        <w:spacing w:after="140" w:line="360" w:lineRule="auto"/>
        <w:rPr>
          <w:ins w:id="9253" w:author="Claude" w:date="2026-10-13T00:00:00Z"/>
        </w:rPr>
      </w:pPr>
      <w:ins w:id="9254" w:author="Claude" w:date="2026-10-13T00:00:00Z">
        <w:r>
          <w:rPr>
            <w:color w:val="000000"/>
            <w:rtl w:val="0"/>
          </w:rPr>
          <w:t xml:space="preserve">「寄附が半減しても52名程度で黒字」とは結論づけない。募集・寄附・費用が同時に下振れる場合を再計算する。</w:t>
        </w:r>
      </w:ins>
    </w:p>
    <w:p>
      <w:pPr>
        <w:pStyle w:val="Heading3"/>
        <w:spacing w:after="140" w:before="240" w:lineRule="auto"/>
        <w:rPr>
          <w:ins w:id="9255" w:author="Claude" w:date="2026-10-13T00:00:00Z"/>
        </w:rPr>
      </w:pPr>
      <w:ins w:id="9256" w:author="Claude" w:date="2026-10-13T00:00:00Z">
        <w:r>
          <w:rPr>
            <w:b w:val="1"/>
            <w:bCs w:val="1"/>
            <w:color w:val="595959"/>
            <w:sz w:val="22"/>
            <w:szCs w:val="22"/>
            <w:rtl w:val="0"/>
          </w:rPr>
          <w:t xml:space="preserve">再計算を要する前提（保留事項）</w:t>
        </w:r>
      </w:ins>
    </w:p>
    <w:p>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ins w:id="9257" w:author="Claude" w:date="2026-10-13T00:00:00Z"/>
        </w:rPr>
      </w:pPr>
      <w:ins w:id="9258" w:author="Claude" w:date="2026-10-13T00:00:00Z">
        <w:r>
          <w:rPr>
            <w:color w:val="000000"/>
            <w:rtl w:val="0"/>
          </w:rPr>
          <w:t xml:space="preserve">完成年度の人件費が10.2表の6,498万円と10.3の約6,984万円で一致していない。差の486万円を調整する。</w:t>
        </w:r>
      </w:ins>
    </w:p>
    <w:p>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ins w:id="9259" w:author="Claude" w:date="2026-10-13T00:00:00Z"/>
        </w:rPr>
      </w:pPr>
      <w:ins w:id="9260" w:author="Claude" w:date="2026-10-13T00:00:00Z">
        <w:r>
          <w:rPr>
            <w:color w:val="000000"/>
            <w:rtl w:val="0"/>
          </w:rPr>
          <w:t xml:space="preserve">初年度の人件費を約4,480万円から約3,107万円へ下げる根拠を、勤務配分・外注費・兼務の条件で確認する。</w:t>
        </w:r>
      </w:ins>
    </w:p>
    <w:p>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ins w:id="9261" w:author="Claude" w:date="2026-10-13T00:00:00Z"/>
        </w:rPr>
      </w:pPr>
      <w:ins w:id="9262" w:author="Claude" w:date="2026-10-13T00:00:00Z">
        <w:r>
          <w:rPr>
            <w:color w:val="000000"/>
            <w:rtl w:val="0"/>
          </w:rPr>
          <w:t xml:space="preserve">人件費は最低運営の固定部分と段階増員部分に分け、損益分岐点を段階別に計算する。上表の約33／55／72名は費用を据え置いた参考値である。</w:t>
        </w:r>
      </w:ins>
    </w:p>
    <w:p>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ins w:id="9263" w:author="Claude" w:date="2026-10-13T00:00:00Z"/>
        </w:rPr>
      </w:pPr>
      <w:ins w:id="9264" w:author="Claude" w:date="2026-10-13T00:00:00Z">
        <w:r>
          <w:rPr>
            <w:color w:val="000000"/>
            <w:rtl w:val="0"/>
          </w:rPr>
          <w:t xml:space="preserve">賃料の950→800→550万円の下落は、確約された契約と面積配分を確認するまで未確定とする。</w:t>
        </w:r>
      </w:ins>
    </w:p>
    <w:p>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ins w:id="9265" w:author="Claude" w:date="2026-10-13T00:00:00Z"/>
        </w:rPr>
      </w:pPr>
      <w:ins w:id="9266" w:author="Claude" w:date="2026-10-13T00:00:00Z">
        <w:r>
          <w:rPr>
            <w:color w:val="000000"/>
            <w:rtl w:val="0"/>
          </w:rPr>
          <w:t xml:space="preserve">人件費を含まない「直接費控除率85.7%」を、学校運営全体の利益率として示さない。</w:t>
        </w:r>
      </w:ins>
    </w:p>
    <w:p>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ins w:id="9267" w:author="Claude" w:date="2026-10-13T00:00:00Z"/>
        </w:rPr>
      </w:pPr>
      <w:ins w:id="9268" w:author="Claude" w:date="2026-10-13T00:00:00Z">
        <w:r>
          <w:rPr>
            <w:color w:val="000000"/>
            <w:rtl w:val="0"/>
          </w:rPr>
          <w:t xml:space="preserve">私学助成20万円／人・年は仮置き。初回資料の見込額とも統一し、府の確認まで受給を確定しない。</w:t>
        </w:r>
      </w:ins>
    </w:p>
    <w:p>
      <w:pPr>
        <w:spacing w:after="140" w:line="360" w:lineRule="auto"/>
        <w:rPr>
          <w:ins w:id="9269" w:author="Claude" w:date="2026-10-13T00:00:00Z"/>
        </w:rPr>
      </w:pPr>
      <w:ins w:id="9270" w:author="Claude" w:date="2026-10-13T00:00:00Z">
        <w:r>
          <w:rPr>
            <w:color w:val="000000"/>
            <w:rtl w:val="0"/>
          </w:rPr>
          <w:t xml:space="preserve">設置費・資金繰り：準備費6,000万〜1.5億円、アトリエ投資5,000万円、準備期の赤字250万円を、期間・費目・法人別に分解する。5年収支、月次資金繰り、初年度10／20／30名、寄附・助成の未実現、工事の増額、開校延期を試算する。寄附・貸付等のグループ支援は、形式・上限・期間・内部決裁・実行時期を確定する。</w:t>
        </w:r>
      </w:ins>
    </w:p>
    <w:p w:rsidR="00000000" w:rsidDel="00000000" w:rsidP="00000000" w:rsidRDefault="00000000" w:rsidRPr="00000000" w14:paraId="0000038D">
      <w:pPr>
        <w:pStyle w:val="Heading2"/>
        <w:spacing w:after="160" w:before="300" w:lineRule="auto"/>
        <w:rPr/>
      </w:pPr>
      <w:r>
        <w:rPr>
          <w:b w:val="1"/>
          <w:bCs w:val="1"/>
          <w:color w:val="990011"/>
          <w:rtl w:val="0"/>
        </w:rPr>
        <w:t xml:space="preserve">10.3　人件費計画（役職別年収の見直し）</w:t>
      </w:r>
      <w:r>
        <w:rPr>
          <w:rtl w:val="0"/>
        </w:rPr>
      </w:r>
    </w:p>
    <w:p w:rsidR="00000000" w:rsidDel="00000000" w:rsidP="00000000" w:rsidRDefault="00000000" w:rsidRPr="00000000" w14:paraId="0000038E">
      <w:pPr>
        <w:spacing w:after="140" w:line="360" w:lineRule="auto"/>
        <w:rPr/>
      </w:pPr>
      <w:r>
        <w:rPr>
          <w:color w:val="000000"/>
          <w:rtl w:val="0"/>
        </w:rPr>
        <w:t xml:space="preserve">京都府公立学校教員の平均年収（約493〜496万円、賞与込み）を踏まえ、常勤職の年収を市場競争力のある水準へ引き上げた。非常勤講師は据え置き。グループ内（ゴールフリー高等学院・成基学習塾・シンガク）との人材共用により、専任雇用を抑制し、</w:t>
      </w:r>
      <w:del w:id="9271" w:author="Claude" w:date="2026-10-13T00:00:00Z">
        <w:r>
          <w:rPr>
            <w:color w:val="000000"/>
            <w:rtl w:val="0"/>
          </w:rPr>
          <w:delText xml:space="preserve">下表の会社負担込み総額から実質約10%を圧縮する運用を前提とする。</w:delText>
        </w:r>
      </w:del>
      <w:ins w:id="9272" w:author="Claude" w:date="2026-10-13T00:00:00Z">
        <w:r>
          <w:rPr>
            <w:color w:val="000000"/>
            <w:rtl w:val="0"/>
          </w:rPr>
          <w:t xml:space="preserve">一律10%の圧縮率を先に置かず、資格と勤務配分から兼務・外注の範囲を積算して人件費を算定する（下表の圧縮は試算上の仮置き）。</w:t>
        </w:r>
      </w:ins>
      <w:r>
        <w:rPr>
          <w:rtl w:val="0"/>
        </w:rPr>
      </w:r>
    </w:p>
    <w:p w:rsidR="00000000" w:rsidDel="00000000" w:rsidP="00000000" w:rsidRDefault="00000000" w:rsidRPr="00000000" w14:paraId="0000038F">
      <w:pPr>
        <w:pStyle w:val="Heading3"/>
        <w:spacing w:after="160" w:before="300" w:lineRule="auto"/>
        <w:rPr/>
      </w:pPr>
      <w:r>
        <w:rPr>
          <w:b w:val="1"/>
          <w:bCs w:val="1"/>
          <w:color w:val="595959"/>
          <w:sz w:val="22"/>
          <w:szCs w:val="22"/>
          <w:rtl w:val="0"/>
        </w:rPr>
        <w:t xml:space="preserve">開校初年度（生徒22〜30名）常勤6名＋非常勤4〜5名</w:t>
      </w:r>
      <w:r>
        <w:rPr>
          <w:rtl w:val="0"/>
        </w:rPr>
      </w:r>
    </w:p>
    <w:tbl>
      <w:tblPr>
        <w:tblStyle w:val="Table28"/>
        <w:tblW w:w="9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1"/>
        <w:gridCol w:w="851"/>
        <w:gridCol w:w="1408"/>
        <w:gridCol w:w="1780"/>
        <w:gridCol w:w="2059"/>
        <w:gridCol w:w="1501"/>
        <w:tblGridChange w:id="0">
          <w:tblGrid>
            <w:gridCol w:w="1501"/>
            <w:gridCol w:w="851"/>
            <w:gridCol w:w="1408"/>
            <w:gridCol w:w="1780"/>
            <w:gridCol w:w="2059"/>
            <w:gridCol w:w="1501"/>
          </w:tblGrid>
        </w:tblGridChange>
      </w:tblGrid>
      <w:tr>
        <w:trPr>
          <w:cantSplit w:val="0"/>
          <w:tblHeader w:val="1"/>
        </w:trPr>
        <w:tc>
          <w:tcPr>
            <w:shd w:fill="1e2761" w:val="clear"/>
            <w:tcMar>
              <w:top w:w="60.0" w:type="dxa"/>
              <w:left w:w="90.0" w:type="dxa"/>
              <w:bottom w:w="60.0" w:type="dxa"/>
              <w:right w:w="90.0" w:type="dxa"/>
            </w:tcMar>
          </w:tcPr>
          <w:p w:rsidR="00000000" w:rsidDel="00000000" w:rsidP="00000000" w:rsidRDefault="00000000" w:rsidRPr="00000000" w14:paraId="00000390">
            <w:pPr>
              <w:jc w:val="center"/>
              <w:rPr/>
            </w:pPr>
            <w:r>
              <w:rPr>
                <w:b w:val="1"/>
                <w:bCs w:val="1"/>
                <w:color w:val="ffffff"/>
                <w:sz w:val="18"/>
                <w:szCs w:val="18"/>
                <w:rtl w:val="0"/>
              </w:rPr>
              <w:t xml:space="preserve">役職</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391">
            <w:pPr>
              <w:jc w:val="center"/>
              <w:rPr/>
            </w:pPr>
            <w:r>
              <w:rPr>
                <w:b w:val="1"/>
                <w:bCs w:val="1"/>
                <w:color w:val="ffffff"/>
                <w:sz w:val="18"/>
                <w:szCs w:val="18"/>
                <w:rtl w:val="0"/>
              </w:rPr>
              <w:t xml:space="preserve">人数</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392">
            <w:pPr>
              <w:jc w:val="center"/>
              <w:rPr/>
            </w:pPr>
            <w:r>
              <w:rPr>
                <w:b w:val="1"/>
                <w:bCs w:val="1"/>
                <w:color w:val="ffffff"/>
                <w:sz w:val="18"/>
                <w:szCs w:val="18"/>
                <w:rtl w:val="0"/>
              </w:rPr>
              <w:t xml:space="preserve">本人年収（額面）</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393">
            <w:pPr>
              <w:jc w:val="center"/>
              <w:rPr/>
            </w:pPr>
            <w:r>
              <w:rPr>
                <w:b w:val="1"/>
                <w:bCs w:val="1"/>
                <w:color w:val="ffffff"/>
                <w:sz w:val="18"/>
                <w:szCs w:val="18"/>
                <w:rtl w:val="0"/>
              </w:rPr>
              <w:t xml:space="preserve">社会保険料等（会社負担）</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394">
            <w:pPr>
              <w:jc w:val="center"/>
              <w:rPr/>
            </w:pPr>
            <w:r>
              <w:rPr>
                <w:b w:val="1"/>
                <w:bCs w:val="1"/>
                <w:color w:val="ffffff"/>
                <w:sz w:val="18"/>
                <w:szCs w:val="18"/>
                <w:rtl w:val="0"/>
              </w:rPr>
              <w:t xml:space="preserve">会社負担込み総額（1人あたり）</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395">
            <w:pPr>
              <w:jc w:val="center"/>
              <w:rPr/>
            </w:pPr>
            <w:r>
              <w:rPr>
                <w:b w:val="1"/>
                <w:bCs w:val="1"/>
                <w:color w:val="ffffff"/>
                <w:sz w:val="18"/>
                <w:szCs w:val="18"/>
                <w:rtl w:val="0"/>
              </w:rPr>
              <w:t xml:space="preserve">役職合計</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96">
            <w:pPr>
              <w:rPr/>
            </w:pPr>
            <w:r>
              <w:rPr>
                <w:b w:val="1"/>
                <w:bCs w:val="1"/>
                <w:color w:val="000000"/>
                <w:rtl w:val="0"/>
              </w:rPr>
              <w:t xml:space="preserve">校長</w:t>
            </w:r>
            <w:r>
              <w:rPr>
                <w:rtl w:val="0"/>
              </w:rPr>
            </w:r>
          </w:p>
        </w:tc>
        <w:tc>
          <w:tcPr>
            <w:tcMar>
              <w:top w:w="60.0" w:type="dxa"/>
              <w:left w:w="90.0" w:type="dxa"/>
              <w:bottom w:w="60.0" w:type="dxa"/>
              <w:right w:w="90.0" w:type="dxa"/>
            </w:tcMar>
          </w:tcPr>
          <w:p w:rsidR="00000000" w:rsidDel="00000000" w:rsidP="00000000" w:rsidRDefault="00000000" w:rsidRPr="00000000" w14:paraId="00000397">
            <w:pPr>
              <w:rPr/>
            </w:pPr>
            <w:r>
              <w:rPr>
                <w:color w:val="000000"/>
                <w:rtl w:val="0"/>
              </w:rPr>
              <w:t xml:space="preserve">1名</w:t>
            </w:r>
            <w:r>
              <w:rPr>
                <w:rtl w:val="0"/>
              </w:rPr>
            </w:r>
          </w:p>
        </w:tc>
        <w:tc>
          <w:tcPr>
            <w:tcMar>
              <w:top w:w="60.0" w:type="dxa"/>
              <w:left w:w="90.0" w:type="dxa"/>
              <w:bottom w:w="60.0" w:type="dxa"/>
              <w:right w:w="90.0" w:type="dxa"/>
            </w:tcMar>
          </w:tcPr>
          <w:p w:rsidR="00000000" w:rsidDel="00000000" w:rsidP="00000000" w:rsidRDefault="00000000" w:rsidRPr="00000000" w14:paraId="00000398">
            <w:pPr>
              <w:rPr/>
            </w:pPr>
            <w:r>
              <w:rPr>
                <w:color w:val="000000"/>
                <w:rtl w:val="0"/>
              </w:rPr>
              <w:t xml:space="preserve">770万円</w:t>
            </w:r>
            <w:r>
              <w:rPr>
                <w:rtl w:val="0"/>
              </w:rPr>
            </w:r>
          </w:p>
        </w:tc>
        <w:tc>
          <w:tcPr>
            <w:tcMar>
              <w:top w:w="60.0" w:type="dxa"/>
              <w:left w:w="90.0" w:type="dxa"/>
              <w:bottom w:w="60.0" w:type="dxa"/>
              <w:right w:w="90.0" w:type="dxa"/>
            </w:tcMar>
          </w:tcPr>
          <w:p w:rsidR="00000000" w:rsidDel="00000000" w:rsidP="00000000" w:rsidRDefault="00000000" w:rsidRPr="00000000" w14:paraId="00000399">
            <w:pPr>
              <w:rPr/>
            </w:pPr>
            <w:r>
              <w:rPr>
                <w:color w:val="000000"/>
                <w:rtl w:val="0"/>
              </w:rPr>
              <w:t xml:space="preserve">115万円</w:t>
            </w:r>
            <w:r>
              <w:rPr>
                <w:rtl w:val="0"/>
              </w:rPr>
            </w:r>
          </w:p>
        </w:tc>
        <w:tc>
          <w:tcPr>
            <w:tcMar>
              <w:top w:w="60.0" w:type="dxa"/>
              <w:left w:w="90.0" w:type="dxa"/>
              <w:bottom w:w="60.0" w:type="dxa"/>
              <w:right w:w="90.0" w:type="dxa"/>
            </w:tcMar>
          </w:tcPr>
          <w:p w:rsidR="00000000" w:rsidDel="00000000" w:rsidP="00000000" w:rsidRDefault="00000000" w:rsidRPr="00000000" w14:paraId="0000039A">
            <w:pPr>
              <w:rPr/>
            </w:pPr>
            <w:r>
              <w:rPr>
                <w:color w:val="000000"/>
                <w:rtl w:val="0"/>
              </w:rPr>
              <w:t xml:space="preserve">885万円</w:t>
            </w:r>
            <w:r>
              <w:rPr>
                <w:rtl w:val="0"/>
              </w:rPr>
            </w:r>
          </w:p>
        </w:tc>
        <w:tc>
          <w:tcPr>
            <w:tcMar>
              <w:top w:w="60.0" w:type="dxa"/>
              <w:left w:w="90.0" w:type="dxa"/>
              <w:bottom w:w="60.0" w:type="dxa"/>
              <w:right w:w="90.0" w:type="dxa"/>
            </w:tcMar>
          </w:tcPr>
          <w:p w:rsidR="00000000" w:rsidDel="00000000" w:rsidP="00000000" w:rsidRDefault="00000000" w:rsidRPr="00000000" w14:paraId="0000039B">
            <w:pPr>
              <w:rPr/>
            </w:pPr>
            <w:r>
              <w:rPr>
                <w:color w:val="000000"/>
                <w:rtl w:val="0"/>
              </w:rPr>
              <w:t xml:space="preserve">885万円</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9C">
            <w:pPr>
              <w:rPr/>
            </w:pPr>
            <w:r>
              <w:rPr>
                <w:b w:val="1"/>
                <w:bCs w:val="1"/>
                <w:color w:val="000000"/>
                <w:rtl w:val="0"/>
              </w:rPr>
              <w:t xml:space="preserve">養護教諭</w:t>
            </w:r>
            <w:r>
              <w:rPr>
                <w:rtl w:val="0"/>
              </w:rPr>
            </w:r>
          </w:p>
        </w:tc>
        <w:tc>
          <w:tcPr>
            <w:tcMar>
              <w:top w:w="60.0" w:type="dxa"/>
              <w:left w:w="90.0" w:type="dxa"/>
              <w:bottom w:w="60.0" w:type="dxa"/>
              <w:right w:w="90.0" w:type="dxa"/>
            </w:tcMar>
          </w:tcPr>
          <w:p w:rsidR="00000000" w:rsidDel="00000000" w:rsidP="00000000" w:rsidRDefault="00000000" w:rsidRPr="00000000" w14:paraId="0000039D">
            <w:pPr>
              <w:rPr/>
            </w:pPr>
            <w:r>
              <w:rPr>
                <w:color w:val="000000"/>
                <w:rtl w:val="0"/>
              </w:rPr>
              <w:t xml:space="preserve">1名</w:t>
            </w:r>
            <w:r>
              <w:rPr>
                <w:rtl w:val="0"/>
              </w:rPr>
            </w:r>
          </w:p>
        </w:tc>
        <w:tc>
          <w:tcPr>
            <w:tcMar>
              <w:top w:w="60.0" w:type="dxa"/>
              <w:left w:w="90.0" w:type="dxa"/>
              <w:bottom w:w="60.0" w:type="dxa"/>
              <w:right w:w="90.0" w:type="dxa"/>
            </w:tcMar>
          </w:tcPr>
          <w:p w:rsidR="00000000" w:rsidDel="00000000" w:rsidP="00000000" w:rsidRDefault="00000000" w:rsidRPr="00000000" w14:paraId="0000039E">
            <w:pPr>
              <w:rPr/>
            </w:pPr>
            <w:r>
              <w:rPr>
                <w:color w:val="000000"/>
                <w:rtl w:val="0"/>
              </w:rPr>
              <w:t xml:space="preserve">570万円</w:t>
            </w:r>
            <w:r>
              <w:rPr>
                <w:rtl w:val="0"/>
              </w:rPr>
            </w:r>
          </w:p>
        </w:tc>
        <w:tc>
          <w:tcPr>
            <w:tcMar>
              <w:top w:w="60.0" w:type="dxa"/>
              <w:left w:w="90.0" w:type="dxa"/>
              <w:bottom w:w="60.0" w:type="dxa"/>
              <w:right w:w="90.0" w:type="dxa"/>
            </w:tcMar>
          </w:tcPr>
          <w:p w:rsidR="00000000" w:rsidDel="00000000" w:rsidP="00000000" w:rsidRDefault="00000000" w:rsidRPr="00000000" w14:paraId="0000039F">
            <w:pPr>
              <w:rPr/>
            </w:pPr>
            <w:r>
              <w:rPr>
                <w:color w:val="000000"/>
                <w:rtl w:val="0"/>
              </w:rPr>
              <w:t xml:space="preserve">86万円</w:t>
            </w:r>
            <w:r>
              <w:rPr>
                <w:rtl w:val="0"/>
              </w:rPr>
            </w:r>
          </w:p>
        </w:tc>
        <w:tc>
          <w:tcPr>
            <w:tcMar>
              <w:top w:w="60.0" w:type="dxa"/>
              <w:left w:w="90.0" w:type="dxa"/>
              <w:bottom w:w="60.0" w:type="dxa"/>
              <w:right w:w="90.0" w:type="dxa"/>
            </w:tcMar>
          </w:tcPr>
          <w:p w:rsidR="00000000" w:rsidDel="00000000" w:rsidP="00000000" w:rsidRDefault="00000000" w:rsidRPr="00000000" w14:paraId="000003A0">
            <w:pPr>
              <w:rPr/>
            </w:pPr>
            <w:r>
              <w:rPr>
                <w:color w:val="000000"/>
                <w:rtl w:val="0"/>
              </w:rPr>
              <w:t xml:space="preserve">656万円</w:t>
            </w:r>
            <w:r>
              <w:rPr>
                <w:rtl w:val="0"/>
              </w:rPr>
            </w:r>
          </w:p>
        </w:tc>
        <w:tc>
          <w:tcPr>
            <w:tcMar>
              <w:top w:w="60.0" w:type="dxa"/>
              <w:left w:w="90.0" w:type="dxa"/>
              <w:bottom w:w="60.0" w:type="dxa"/>
              <w:right w:w="90.0" w:type="dxa"/>
            </w:tcMar>
          </w:tcPr>
          <w:p w:rsidR="00000000" w:rsidDel="00000000" w:rsidP="00000000" w:rsidRDefault="00000000" w:rsidRPr="00000000" w14:paraId="000003A1">
            <w:pPr>
              <w:rPr/>
            </w:pPr>
            <w:r>
              <w:rPr>
                <w:color w:val="000000"/>
                <w:rtl w:val="0"/>
              </w:rPr>
              <w:t xml:space="preserve">656万円</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A2">
            <w:pPr>
              <w:rPr/>
            </w:pPr>
            <w:r>
              <w:rPr>
                <w:b w:val="1"/>
                <w:bCs w:val="1"/>
                <w:color w:val="000000"/>
                <w:rtl w:val="0"/>
              </w:rPr>
              <w:t xml:space="preserve">事務職員</w:t>
            </w:r>
            <w:r>
              <w:rPr>
                <w:rtl w:val="0"/>
              </w:rPr>
            </w:r>
          </w:p>
        </w:tc>
        <w:tc>
          <w:tcPr>
            <w:tcMar>
              <w:top w:w="60.0" w:type="dxa"/>
              <w:left w:w="90.0" w:type="dxa"/>
              <w:bottom w:w="60.0" w:type="dxa"/>
              <w:right w:w="90.0" w:type="dxa"/>
            </w:tcMar>
          </w:tcPr>
          <w:p w:rsidR="00000000" w:rsidDel="00000000" w:rsidP="00000000" w:rsidRDefault="00000000" w:rsidRPr="00000000" w14:paraId="000003A3">
            <w:pPr>
              <w:rPr/>
            </w:pPr>
            <w:r>
              <w:rPr>
                <w:color w:val="000000"/>
                <w:rtl w:val="0"/>
              </w:rPr>
              <w:t xml:space="preserve">0〜1名（アウトソース）</w:t>
            </w:r>
            <w:r>
              <w:rPr>
                <w:rtl w:val="0"/>
              </w:rPr>
            </w:r>
          </w:p>
        </w:tc>
        <w:tc>
          <w:tcPr>
            <w:tcMar>
              <w:top w:w="60.0" w:type="dxa"/>
              <w:left w:w="90.0" w:type="dxa"/>
              <w:bottom w:w="60.0" w:type="dxa"/>
              <w:right w:w="90.0" w:type="dxa"/>
            </w:tcMar>
          </w:tcPr>
          <w:p w:rsidR="00000000" w:rsidDel="00000000" w:rsidP="00000000" w:rsidRDefault="00000000" w:rsidRPr="00000000" w14:paraId="000003A4">
            <w:pPr>
              <w:rPr/>
            </w:pPr>
            <w:r>
              <w:rPr>
                <w:color w:val="000000"/>
                <w:rtl w:val="0"/>
              </w:rPr>
              <w:t xml:space="preserve">500万円</w:t>
            </w:r>
            <w:r>
              <w:rPr>
                <w:rtl w:val="0"/>
              </w:rPr>
            </w:r>
          </w:p>
        </w:tc>
        <w:tc>
          <w:tcPr>
            <w:tcMar>
              <w:top w:w="60.0" w:type="dxa"/>
              <w:left w:w="90.0" w:type="dxa"/>
              <w:bottom w:w="60.0" w:type="dxa"/>
              <w:right w:w="90.0" w:type="dxa"/>
            </w:tcMar>
          </w:tcPr>
          <w:p w:rsidR="00000000" w:rsidDel="00000000" w:rsidP="00000000" w:rsidRDefault="00000000" w:rsidRPr="00000000" w14:paraId="000003A5">
            <w:pPr>
              <w:rPr/>
            </w:pPr>
            <w:r>
              <w:rPr>
                <w:color w:val="000000"/>
                <w:rtl w:val="0"/>
              </w:rPr>
              <w:t xml:space="preserve">75万円</w:t>
            </w:r>
            <w:r>
              <w:rPr>
                <w:rtl w:val="0"/>
              </w:rPr>
            </w:r>
          </w:p>
        </w:tc>
        <w:tc>
          <w:tcPr>
            <w:tcMar>
              <w:top w:w="60.0" w:type="dxa"/>
              <w:left w:w="90.0" w:type="dxa"/>
              <w:bottom w:w="60.0" w:type="dxa"/>
              <w:right w:w="90.0" w:type="dxa"/>
            </w:tcMar>
          </w:tcPr>
          <w:p w:rsidR="00000000" w:rsidDel="00000000" w:rsidP="00000000" w:rsidRDefault="00000000" w:rsidRPr="00000000" w14:paraId="000003A6">
            <w:pPr>
              <w:rPr/>
            </w:pPr>
            <w:r>
              <w:rPr>
                <w:color w:val="000000"/>
                <w:rtl w:val="0"/>
              </w:rPr>
              <w:t xml:space="preserve">575万円</w:t>
            </w:r>
            <w:r>
              <w:rPr>
                <w:rtl w:val="0"/>
              </w:rPr>
            </w:r>
          </w:p>
        </w:tc>
        <w:tc>
          <w:tcPr>
            <w:tcMar>
              <w:top w:w="60.0" w:type="dxa"/>
              <w:left w:w="90.0" w:type="dxa"/>
              <w:bottom w:w="60.0" w:type="dxa"/>
              <w:right w:w="90.0" w:type="dxa"/>
            </w:tcMar>
          </w:tcPr>
          <w:p w:rsidR="00000000" w:rsidDel="00000000" w:rsidP="00000000" w:rsidRDefault="00000000" w:rsidRPr="00000000" w14:paraId="000003A7">
            <w:pPr>
              <w:rPr/>
            </w:pPr>
            <w:r>
              <w:rPr>
                <w:color w:val="000000"/>
                <w:rtl w:val="0"/>
              </w:rPr>
              <w:t xml:space="preserve">575万円</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A8">
            <w:pPr>
              <w:rPr/>
            </w:pPr>
            <w:r>
              <w:rPr>
                <w:b w:val="1"/>
                <w:bCs w:val="1"/>
                <w:color w:val="000000"/>
                <w:rtl w:val="0"/>
              </w:rPr>
              <w:t xml:space="preserve">専任教員</w:t>
            </w:r>
            <w:r>
              <w:rPr>
                <w:rtl w:val="0"/>
              </w:rPr>
            </w:r>
          </w:p>
        </w:tc>
        <w:tc>
          <w:tcPr>
            <w:tcMar>
              <w:top w:w="60.0" w:type="dxa"/>
              <w:left w:w="90.0" w:type="dxa"/>
              <w:bottom w:w="60.0" w:type="dxa"/>
              <w:right w:w="90.0" w:type="dxa"/>
            </w:tcMar>
          </w:tcPr>
          <w:p w:rsidR="00000000" w:rsidDel="00000000" w:rsidP="00000000" w:rsidRDefault="00000000" w:rsidRPr="00000000" w14:paraId="000003A9">
            <w:pPr>
              <w:rPr/>
            </w:pPr>
            <w:r>
              <w:rPr>
                <w:color w:val="000000"/>
                <w:rtl w:val="0"/>
              </w:rPr>
              <w:t xml:space="preserve">2〜3名（実績連動）</w:t>
            </w:r>
            <w:r>
              <w:rPr>
                <w:rtl w:val="0"/>
              </w:rPr>
            </w:r>
          </w:p>
        </w:tc>
        <w:tc>
          <w:tcPr>
            <w:tcMar>
              <w:top w:w="60.0" w:type="dxa"/>
              <w:left w:w="90.0" w:type="dxa"/>
              <w:bottom w:w="60.0" w:type="dxa"/>
              <w:right w:w="90.0" w:type="dxa"/>
            </w:tcMar>
          </w:tcPr>
          <w:p w:rsidR="00000000" w:rsidDel="00000000" w:rsidP="00000000" w:rsidRDefault="00000000" w:rsidRPr="00000000" w14:paraId="000003AA">
            <w:pPr>
              <w:rPr/>
            </w:pPr>
            <w:r>
              <w:rPr>
                <w:color w:val="000000"/>
                <w:rtl w:val="0"/>
              </w:rPr>
              <w:t xml:space="preserve">520万円</w:t>
            </w:r>
            <w:r>
              <w:rPr>
                <w:rtl w:val="0"/>
              </w:rPr>
            </w:r>
          </w:p>
        </w:tc>
        <w:tc>
          <w:tcPr>
            <w:tcMar>
              <w:top w:w="60.0" w:type="dxa"/>
              <w:left w:w="90.0" w:type="dxa"/>
              <w:bottom w:w="60.0" w:type="dxa"/>
              <w:right w:w="90.0" w:type="dxa"/>
            </w:tcMar>
          </w:tcPr>
          <w:p w:rsidR="00000000" w:rsidDel="00000000" w:rsidP="00000000" w:rsidRDefault="00000000" w:rsidRPr="00000000" w14:paraId="000003AB">
            <w:pPr>
              <w:rPr/>
            </w:pPr>
            <w:r>
              <w:rPr>
                <w:color w:val="000000"/>
                <w:rtl w:val="0"/>
              </w:rPr>
              <w:t xml:space="preserve">78万円</w:t>
            </w:r>
            <w:r>
              <w:rPr>
                <w:rtl w:val="0"/>
              </w:rPr>
            </w:r>
          </w:p>
        </w:tc>
        <w:tc>
          <w:tcPr>
            <w:tcMar>
              <w:top w:w="60.0" w:type="dxa"/>
              <w:left w:w="90.0" w:type="dxa"/>
              <w:bottom w:w="60.0" w:type="dxa"/>
              <w:right w:w="90.0" w:type="dxa"/>
            </w:tcMar>
          </w:tcPr>
          <w:p w:rsidR="00000000" w:rsidDel="00000000" w:rsidP="00000000" w:rsidRDefault="00000000" w:rsidRPr="00000000" w14:paraId="000003AC">
            <w:pPr>
              <w:rPr/>
            </w:pPr>
            <w:r>
              <w:rPr>
                <w:color w:val="000000"/>
                <w:rtl w:val="0"/>
              </w:rPr>
              <w:t xml:space="preserve">598万円</w:t>
            </w:r>
            <w:r>
              <w:rPr>
                <w:rtl w:val="0"/>
              </w:rPr>
            </w:r>
          </w:p>
        </w:tc>
        <w:tc>
          <w:tcPr>
            <w:tcMar>
              <w:top w:w="60.0" w:type="dxa"/>
              <w:left w:w="90.0" w:type="dxa"/>
              <w:bottom w:w="60.0" w:type="dxa"/>
              <w:right w:w="90.0" w:type="dxa"/>
            </w:tcMar>
          </w:tcPr>
          <w:p w:rsidR="00000000" w:rsidDel="00000000" w:rsidP="00000000" w:rsidRDefault="00000000" w:rsidRPr="00000000" w14:paraId="000003AD">
            <w:pPr>
              <w:rPr/>
            </w:pPr>
            <w:r>
              <w:rPr>
                <w:color w:val="000000"/>
                <w:rtl w:val="0"/>
              </w:rPr>
              <w:t xml:space="preserve">1,794万円</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AE">
            <w:pPr>
              <w:rPr/>
            </w:pPr>
            <w:r>
              <w:rPr>
                <w:b w:val="1"/>
                <w:bCs w:val="1"/>
                <w:color w:val="000000"/>
                <w:rtl w:val="0"/>
              </w:rPr>
              <w:t xml:space="preserve">非常勤講師</w:t>
            </w:r>
            <w:r>
              <w:rPr>
                <w:rtl w:val="0"/>
              </w:rPr>
            </w:r>
          </w:p>
        </w:tc>
        <w:tc>
          <w:tcPr>
            <w:tcMar>
              <w:top w:w="60.0" w:type="dxa"/>
              <w:left w:w="90.0" w:type="dxa"/>
              <w:bottom w:w="60.0" w:type="dxa"/>
              <w:right w:w="90.0" w:type="dxa"/>
            </w:tcMar>
          </w:tcPr>
          <w:p w:rsidR="00000000" w:rsidDel="00000000" w:rsidP="00000000" w:rsidRDefault="00000000" w:rsidRPr="00000000" w14:paraId="000003AF">
            <w:pPr>
              <w:rPr/>
            </w:pPr>
            <w:r>
              <w:rPr>
                <w:color w:val="000000"/>
                <w:rtl w:val="0"/>
              </w:rPr>
              <w:t xml:space="preserve">4〜5名</w:t>
            </w:r>
            <w:r>
              <w:rPr>
                <w:rtl w:val="0"/>
              </w:rPr>
            </w:r>
          </w:p>
        </w:tc>
        <w:tc>
          <w:tcPr>
            <w:tcMar>
              <w:top w:w="60.0" w:type="dxa"/>
              <w:left w:w="90.0" w:type="dxa"/>
              <w:bottom w:w="60.0" w:type="dxa"/>
              <w:right w:w="90.0" w:type="dxa"/>
            </w:tcMar>
          </w:tcPr>
          <w:p w:rsidR="00000000" w:rsidDel="00000000" w:rsidP="00000000" w:rsidRDefault="00000000" w:rsidRPr="00000000" w14:paraId="000003B0">
            <w:pPr>
              <w:rPr/>
            </w:pPr>
            <w:r>
              <w:rPr>
                <w:color w:val="000000"/>
                <w:rtl w:val="0"/>
              </w:rPr>
              <w:t xml:space="preserve">110万円</w:t>
            </w:r>
            <w:r>
              <w:rPr>
                <w:rtl w:val="0"/>
              </w:rPr>
            </w:r>
          </w:p>
        </w:tc>
        <w:tc>
          <w:tcPr>
            <w:tcMar>
              <w:top w:w="60.0" w:type="dxa"/>
              <w:left w:w="90.0" w:type="dxa"/>
              <w:bottom w:w="60.0" w:type="dxa"/>
              <w:right w:w="90.0" w:type="dxa"/>
            </w:tcMar>
          </w:tcPr>
          <w:p w:rsidR="00000000" w:rsidDel="00000000" w:rsidP="00000000" w:rsidRDefault="00000000" w:rsidRPr="00000000" w14:paraId="000003B1">
            <w:pPr>
              <w:rPr/>
            </w:pPr>
            <w:r>
              <w:rPr>
                <w:color w:val="000000"/>
                <w:rtl w:val="0"/>
              </w:rPr>
              <w:t xml:space="preserve">17万円</w:t>
            </w:r>
            <w:r>
              <w:rPr>
                <w:rtl w:val="0"/>
              </w:rPr>
            </w:r>
          </w:p>
        </w:tc>
        <w:tc>
          <w:tcPr>
            <w:tcMar>
              <w:top w:w="60.0" w:type="dxa"/>
              <w:left w:w="90.0" w:type="dxa"/>
              <w:bottom w:w="60.0" w:type="dxa"/>
              <w:right w:w="90.0" w:type="dxa"/>
            </w:tcMar>
          </w:tcPr>
          <w:p w:rsidR="00000000" w:rsidDel="00000000" w:rsidP="00000000" w:rsidRDefault="00000000" w:rsidRPr="00000000" w14:paraId="000003B2">
            <w:pPr>
              <w:rPr/>
            </w:pPr>
            <w:r>
              <w:rPr>
                <w:color w:val="000000"/>
                <w:rtl w:val="0"/>
              </w:rPr>
              <w:t xml:space="preserve">127万円</w:t>
            </w:r>
            <w:r>
              <w:rPr>
                <w:rtl w:val="0"/>
              </w:rPr>
            </w:r>
          </w:p>
        </w:tc>
        <w:tc>
          <w:tcPr>
            <w:tcMar>
              <w:top w:w="60.0" w:type="dxa"/>
              <w:left w:w="90.0" w:type="dxa"/>
              <w:bottom w:w="60.0" w:type="dxa"/>
              <w:right w:w="90.0" w:type="dxa"/>
            </w:tcMar>
          </w:tcPr>
          <w:p w:rsidR="00000000" w:rsidDel="00000000" w:rsidP="00000000" w:rsidRDefault="00000000" w:rsidRPr="00000000" w14:paraId="000003B3">
            <w:pPr>
              <w:rPr/>
            </w:pPr>
            <w:r>
              <w:rPr>
                <w:color w:val="000000"/>
                <w:rtl w:val="0"/>
              </w:rPr>
              <w:t xml:space="preserve">567万円</w:t>
            </w:r>
            <w:r>
              <w:rPr>
                <w:rtl w:val="0"/>
              </w:rPr>
            </w:r>
          </w:p>
        </w:tc>
      </w:tr>
    </w:tbl>
    <w:p w:rsidR="00000000" w:rsidDel="00000000" w:rsidP="00000000" w:rsidRDefault="00000000" w:rsidRPr="00000000" w14:paraId="000003B4">
      <w:pPr>
        <w:spacing w:after="120" w:lineRule="auto"/>
        <w:rPr/>
      </w:pPr>
      <w:r>
        <w:rPr>
          <w:rtl w:val="0"/>
        </w:rPr>
      </w:r>
    </w:p>
    <w:p w:rsidR="00000000" w:rsidDel="00000000" w:rsidP="00000000" w:rsidRDefault="00000000" w:rsidRPr="00000000" w14:paraId="000003B5">
      <w:pPr>
        <w:spacing w:after="140" w:line="300" w:lineRule="auto"/>
        <w:rPr/>
      </w:pPr>
      <w:r>
        <w:rPr>
          <w:color w:val="595959"/>
          <w:sz w:val="16"/>
          <w:szCs w:val="16"/>
          <w:rtl w:val="0"/>
        </w:rPr>
        <w:t xml:space="preserve">役職合計の単純合計（常勤6名フル人員時）は約4,480万円。グループ内人材共用（約10%圧縮）に加え、開校初年度は専任教員2〜3名・事務職員0〜1名（アウトソース）に絞ることで、実質負担額は約3,107万円となる（10.2表に反映）。</w:t>
      </w:r>
      <w:ins w:id="9273" w:author="Claude" w:date="2026-10-13T00:00:00Z">
        <w:r>
          <w:rPr>
            <w:color w:val="595959"/>
            <w:sz w:val="16"/>
            <w:szCs w:val="16"/>
            <w:rtl w:val="0"/>
          </w:rPr>
          <w:t xml:space="preserve">（約4,480万円から約3,107万円へ下げる根拠は、勤務配分・外注費・兼務の条件で確認する。）</w:t>
        </w:r>
      </w:ins>
      <w:r>
        <w:rPr>
          <w:rtl w:val="0"/>
        </w:rPr>
      </w:r>
    </w:p>
    <w:p w:rsidR="00000000" w:rsidDel="00000000" w:rsidP="00000000" w:rsidRDefault="00000000" w:rsidRPr="00000000" w14:paraId="000003B6">
      <w:pPr>
        <w:pStyle w:val="Heading3"/>
        <w:spacing w:after="160" w:before="300" w:lineRule="auto"/>
        <w:rPr/>
      </w:pPr>
      <w:r>
        <w:rPr>
          <w:b w:val="1"/>
          <w:bCs w:val="1"/>
          <w:color w:val="595959"/>
          <w:sz w:val="22"/>
          <w:szCs w:val="22"/>
          <w:rtl w:val="0"/>
        </w:rPr>
        <w:t xml:space="preserve">定員充足時（生徒90名・3学級）常勤11名＋非常勤6〜7名</w:t>
      </w:r>
      <w:r>
        <w:rPr>
          <w:rtl w:val="0"/>
        </w:rPr>
      </w:r>
    </w:p>
    <w:tbl>
      <w:tblPr>
        <w:tblStyle w:val="Table29"/>
        <w:tblW w:w="9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1"/>
        <w:gridCol w:w="851"/>
        <w:gridCol w:w="1408"/>
        <w:gridCol w:w="1780"/>
        <w:gridCol w:w="2059"/>
        <w:gridCol w:w="1501"/>
        <w:tblGridChange w:id="0">
          <w:tblGrid>
            <w:gridCol w:w="1501"/>
            <w:gridCol w:w="851"/>
            <w:gridCol w:w="1408"/>
            <w:gridCol w:w="1780"/>
            <w:gridCol w:w="2059"/>
            <w:gridCol w:w="1501"/>
          </w:tblGrid>
        </w:tblGridChange>
      </w:tblGrid>
      <w:tr>
        <w:trPr>
          <w:cantSplit w:val="0"/>
          <w:tblHeader w:val="1"/>
        </w:trPr>
        <w:tc>
          <w:tcPr>
            <w:shd w:fill="1e2761" w:val="clear"/>
            <w:tcMar>
              <w:top w:w="60.0" w:type="dxa"/>
              <w:left w:w="90.0" w:type="dxa"/>
              <w:bottom w:w="60.0" w:type="dxa"/>
              <w:right w:w="90.0" w:type="dxa"/>
            </w:tcMar>
          </w:tcPr>
          <w:p w:rsidR="00000000" w:rsidDel="00000000" w:rsidP="00000000" w:rsidRDefault="00000000" w:rsidRPr="00000000" w14:paraId="000003B7">
            <w:pPr>
              <w:jc w:val="center"/>
              <w:rPr/>
            </w:pPr>
            <w:r>
              <w:rPr>
                <w:b w:val="1"/>
                <w:bCs w:val="1"/>
                <w:color w:val="ffffff"/>
                <w:sz w:val="18"/>
                <w:szCs w:val="18"/>
                <w:rtl w:val="0"/>
              </w:rPr>
              <w:t xml:space="preserve">役職</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3B8">
            <w:pPr>
              <w:jc w:val="center"/>
              <w:rPr/>
            </w:pPr>
            <w:r>
              <w:rPr>
                <w:b w:val="1"/>
                <w:bCs w:val="1"/>
                <w:color w:val="ffffff"/>
                <w:sz w:val="18"/>
                <w:szCs w:val="18"/>
                <w:rtl w:val="0"/>
              </w:rPr>
              <w:t xml:space="preserve">人数</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3B9">
            <w:pPr>
              <w:jc w:val="center"/>
              <w:rPr/>
            </w:pPr>
            <w:r>
              <w:rPr>
                <w:b w:val="1"/>
                <w:bCs w:val="1"/>
                <w:color w:val="ffffff"/>
                <w:sz w:val="18"/>
                <w:szCs w:val="18"/>
                <w:rtl w:val="0"/>
              </w:rPr>
              <w:t xml:space="preserve">本人年収（額面）</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3BA">
            <w:pPr>
              <w:jc w:val="center"/>
              <w:rPr/>
            </w:pPr>
            <w:r>
              <w:rPr>
                <w:b w:val="1"/>
                <w:bCs w:val="1"/>
                <w:color w:val="ffffff"/>
                <w:sz w:val="18"/>
                <w:szCs w:val="18"/>
                <w:rtl w:val="0"/>
              </w:rPr>
              <w:t xml:space="preserve">社会保険料等（会社負担）</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3BB">
            <w:pPr>
              <w:jc w:val="center"/>
              <w:rPr/>
            </w:pPr>
            <w:r>
              <w:rPr>
                <w:b w:val="1"/>
                <w:bCs w:val="1"/>
                <w:color w:val="ffffff"/>
                <w:sz w:val="18"/>
                <w:szCs w:val="18"/>
                <w:rtl w:val="0"/>
              </w:rPr>
              <w:t xml:space="preserve">会社負担込み総額（1人あたり）</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3BC">
            <w:pPr>
              <w:jc w:val="center"/>
              <w:rPr/>
            </w:pPr>
            <w:r>
              <w:rPr>
                <w:b w:val="1"/>
                <w:bCs w:val="1"/>
                <w:color w:val="ffffff"/>
                <w:sz w:val="18"/>
                <w:szCs w:val="18"/>
                <w:rtl w:val="0"/>
              </w:rPr>
              <w:t xml:space="preserve">役職合計</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BD">
            <w:pPr>
              <w:rPr/>
            </w:pPr>
            <w:r>
              <w:rPr>
                <w:b w:val="1"/>
                <w:bCs w:val="1"/>
                <w:color w:val="000000"/>
                <w:rtl w:val="0"/>
              </w:rPr>
              <w:t xml:space="preserve">校長</w:t>
            </w:r>
            <w:r>
              <w:rPr>
                <w:rtl w:val="0"/>
              </w:rPr>
            </w:r>
          </w:p>
        </w:tc>
        <w:tc>
          <w:tcPr>
            <w:tcMar>
              <w:top w:w="60.0" w:type="dxa"/>
              <w:left w:w="90.0" w:type="dxa"/>
              <w:bottom w:w="60.0" w:type="dxa"/>
              <w:right w:w="90.0" w:type="dxa"/>
            </w:tcMar>
          </w:tcPr>
          <w:p w:rsidR="00000000" w:rsidDel="00000000" w:rsidP="00000000" w:rsidRDefault="00000000" w:rsidRPr="00000000" w14:paraId="000003BE">
            <w:pPr>
              <w:rPr/>
            </w:pPr>
            <w:r>
              <w:rPr>
                <w:color w:val="000000"/>
                <w:rtl w:val="0"/>
              </w:rPr>
              <w:t xml:space="preserve">1名</w:t>
            </w:r>
            <w:r>
              <w:rPr>
                <w:rtl w:val="0"/>
              </w:rPr>
            </w:r>
          </w:p>
        </w:tc>
        <w:tc>
          <w:tcPr>
            <w:tcMar>
              <w:top w:w="60.0" w:type="dxa"/>
              <w:left w:w="90.0" w:type="dxa"/>
              <w:bottom w:w="60.0" w:type="dxa"/>
              <w:right w:w="90.0" w:type="dxa"/>
            </w:tcMar>
          </w:tcPr>
          <w:p w:rsidR="00000000" w:rsidDel="00000000" w:rsidP="00000000" w:rsidRDefault="00000000" w:rsidRPr="00000000" w14:paraId="000003BF">
            <w:pPr>
              <w:rPr/>
            </w:pPr>
            <w:r>
              <w:rPr>
                <w:color w:val="000000"/>
                <w:rtl w:val="0"/>
              </w:rPr>
              <w:t xml:space="preserve">730万円</w:t>
            </w:r>
            <w:r>
              <w:rPr>
                <w:rtl w:val="0"/>
              </w:rPr>
            </w:r>
          </w:p>
        </w:tc>
        <w:tc>
          <w:tcPr>
            <w:tcMar>
              <w:top w:w="60.0" w:type="dxa"/>
              <w:left w:w="90.0" w:type="dxa"/>
              <w:bottom w:w="60.0" w:type="dxa"/>
              <w:right w:w="90.0" w:type="dxa"/>
            </w:tcMar>
          </w:tcPr>
          <w:p w:rsidR="00000000" w:rsidDel="00000000" w:rsidP="00000000" w:rsidRDefault="00000000" w:rsidRPr="00000000" w14:paraId="000003C0">
            <w:pPr>
              <w:rPr/>
            </w:pPr>
            <w:r>
              <w:rPr>
                <w:color w:val="000000"/>
                <w:rtl w:val="0"/>
              </w:rPr>
              <w:t xml:space="preserve">110万円</w:t>
            </w:r>
            <w:r>
              <w:rPr>
                <w:rtl w:val="0"/>
              </w:rPr>
            </w:r>
          </w:p>
        </w:tc>
        <w:tc>
          <w:tcPr>
            <w:tcMar>
              <w:top w:w="60.0" w:type="dxa"/>
              <w:left w:w="90.0" w:type="dxa"/>
              <w:bottom w:w="60.0" w:type="dxa"/>
              <w:right w:w="90.0" w:type="dxa"/>
            </w:tcMar>
          </w:tcPr>
          <w:p w:rsidR="00000000" w:rsidDel="00000000" w:rsidP="00000000" w:rsidRDefault="00000000" w:rsidRPr="00000000" w14:paraId="000003C1">
            <w:pPr>
              <w:rPr/>
            </w:pPr>
            <w:r>
              <w:rPr>
                <w:color w:val="000000"/>
                <w:rtl w:val="0"/>
              </w:rPr>
              <w:t xml:space="preserve">839万円</w:t>
            </w:r>
            <w:r>
              <w:rPr>
                <w:rtl w:val="0"/>
              </w:rPr>
            </w:r>
          </w:p>
        </w:tc>
        <w:tc>
          <w:tcPr>
            <w:tcMar>
              <w:top w:w="60.0" w:type="dxa"/>
              <w:left w:w="90.0" w:type="dxa"/>
              <w:bottom w:w="60.0" w:type="dxa"/>
              <w:right w:w="90.0" w:type="dxa"/>
            </w:tcMar>
          </w:tcPr>
          <w:p w:rsidR="00000000" w:rsidDel="00000000" w:rsidP="00000000" w:rsidRDefault="00000000" w:rsidRPr="00000000" w14:paraId="000003C2">
            <w:pPr>
              <w:rPr/>
            </w:pPr>
            <w:r>
              <w:rPr>
                <w:color w:val="000000"/>
                <w:rtl w:val="0"/>
              </w:rPr>
              <w:t xml:space="preserve">839万円</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C3">
            <w:pPr>
              <w:rPr/>
            </w:pPr>
            <w:r>
              <w:rPr>
                <w:b w:val="1"/>
                <w:bCs w:val="1"/>
                <w:color w:val="000000"/>
                <w:rtl w:val="0"/>
              </w:rPr>
              <w:t xml:space="preserve">教頭</w:t>
            </w:r>
            <w:r>
              <w:rPr>
                <w:rtl w:val="0"/>
              </w:rPr>
            </w:r>
          </w:p>
        </w:tc>
        <w:tc>
          <w:tcPr>
            <w:tcMar>
              <w:top w:w="60.0" w:type="dxa"/>
              <w:left w:w="90.0" w:type="dxa"/>
              <w:bottom w:w="60.0" w:type="dxa"/>
              <w:right w:w="90.0" w:type="dxa"/>
            </w:tcMar>
          </w:tcPr>
          <w:p w:rsidR="00000000" w:rsidDel="00000000" w:rsidP="00000000" w:rsidRDefault="00000000" w:rsidRPr="00000000" w14:paraId="000003C4">
            <w:pPr>
              <w:rPr/>
            </w:pPr>
            <w:r>
              <w:rPr>
                <w:color w:val="000000"/>
                <w:rtl w:val="0"/>
              </w:rPr>
              <w:t xml:space="preserve">1名</w:t>
            </w:r>
            <w:r>
              <w:rPr>
                <w:rtl w:val="0"/>
              </w:rPr>
            </w:r>
          </w:p>
        </w:tc>
        <w:tc>
          <w:tcPr>
            <w:tcMar>
              <w:top w:w="60.0" w:type="dxa"/>
              <w:left w:w="90.0" w:type="dxa"/>
              <w:bottom w:w="60.0" w:type="dxa"/>
              <w:right w:w="90.0" w:type="dxa"/>
            </w:tcMar>
          </w:tcPr>
          <w:p w:rsidR="00000000" w:rsidDel="00000000" w:rsidP="00000000" w:rsidRDefault="00000000" w:rsidRPr="00000000" w14:paraId="000003C5">
            <w:pPr>
              <w:rPr/>
            </w:pPr>
            <w:r>
              <w:rPr>
                <w:color w:val="000000"/>
                <w:rtl w:val="0"/>
              </w:rPr>
              <w:t xml:space="preserve">610万円</w:t>
            </w:r>
            <w:r>
              <w:rPr>
                <w:rtl w:val="0"/>
              </w:rPr>
            </w:r>
          </w:p>
        </w:tc>
        <w:tc>
          <w:tcPr>
            <w:tcMar>
              <w:top w:w="60.0" w:type="dxa"/>
              <w:left w:w="90.0" w:type="dxa"/>
              <w:bottom w:w="60.0" w:type="dxa"/>
              <w:right w:w="90.0" w:type="dxa"/>
            </w:tcMar>
          </w:tcPr>
          <w:p w:rsidR="00000000" w:rsidDel="00000000" w:rsidP="00000000" w:rsidRDefault="00000000" w:rsidRPr="00000000" w14:paraId="000003C6">
            <w:pPr>
              <w:rPr/>
            </w:pPr>
            <w:r>
              <w:rPr>
                <w:color w:val="000000"/>
                <w:rtl w:val="0"/>
              </w:rPr>
              <w:t xml:space="preserve">92万円</w:t>
            </w:r>
            <w:r>
              <w:rPr>
                <w:rtl w:val="0"/>
              </w:rPr>
            </w:r>
          </w:p>
        </w:tc>
        <w:tc>
          <w:tcPr>
            <w:tcMar>
              <w:top w:w="60.0" w:type="dxa"/>
              <w:left w:w="90.0" w:type="dxa"/>
              <w:bottom w:w="60.0" w:type="dxa"/>
              <w:right w:w="90.0" w:type="dxa"/>
            </w:tcMar>
          </w:tcPr>
          <w:p w:rsidR="00000000" w:rsidDel="00000000" w:rsidP="00000000" w:rsidRDefault="00000000" w:rsidRPr="00000000" w14:paraId="000003C7">
            <w:pPr>
              <w:rPr/>
            </w:pPr>
            <w:r>
              <w:rPr>
                <w:color w:val="000000"/>
                <w:rtl w:val="0"/>
              </w:rPr>
              <w:t xml:space="preserve">702万円</w:t>
            </w:r>
            <w:r>
              <w:rPr>
                <w:rtl w:val="0"/>
              </w:rPr>
            </w:r>
          </w:p>
        </w:tc>
        <w:tc>
          <w:tcPr>
            <w:tcMar>
              <w:top w:w="60.0" w:type="dxa"/>
              <w:left w:w="90.0" w:type="dxa"/>
              <w:bottom w:w="60.0" w:type="dxa"/>
              <w:right w:w="90.0" w:type="dxa"/>
            </w:tcMar>
          </w:tcPr>
          <w:p w:rsidR="00000000" w:rsidDel="00000000" w:rsidP="00000000" w:rsidRDefault="00000000" w:rsidRPr="00000000" w14:paraId="000003C8">
            <w:pPr>
              <w:rPr/>
            </w:pPr>
            <w:r>
              <w:rPr>
                <w:color w:val="000000"/>
                <w:rtl w:val="0"/>
              </w:rPr>
              <w:t xml:space="preserve">702万円</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C9">
            <w:pPr>
              <w:rPr/>
            </w:pPr>
            <w:r>
              <w:rPr>
                <w:b w:val="1"/>
                <w:bCs w:val="1"/>
                <w:color w:val="000000"/>
                <w:rtl w:val="0"/>
              </w:rPr>
              <w:t xml:space="preserve">養護教諭</w:t>
            </w:r>
            <w:r>
              <w:rPr>
                <w:rtl w:val="0"/>
              </w:rPr>
            </w:r>
          </w:p>
        </w:tc>
        <w:tc>
          <w:tcPr>
            <w:tcMar>
              <w:top w:w="60.0" w:type="dxa"/>
              <w:left w:w="90.0" w:type="dxa"/>
              <w:bottom w:w="60.0" w:type="dxa"/>
              <w:right w:w="90.0" w:type="dxa"/>
            </w:tcMar>
          </w:tcPr>
          <w:p w:rsidR="00000000" w:rsidDel="00000000" w:rsidP="00000000" w:rsidRDefault="00000000" w:rsidRPr="00000000" w14:paraId="000003CA">
            <w:pPr>
              <w:rPr/>
            </w:pPr>
            <w:r>
              <w:rPr>
                <w:color w:val="000000"/>
                <w:rtl w:val="0"/>
              </w:rPr>
              <w:t xml:space="preserve">1名</w:t>
            </w:r>
            <w:r>
              <w:rPr>
                <w:rtl w:val="0"/>
              </w:rPr>
            </w:r>
          </w:p>
        </w:tc>
        <w:tc>
          <w:tcPr>
            <w:tcMar>
              <w:top w:w="60.0" w:type="dxa"/>
              <w:left w:w="90.0" w:type="dxa"/>
              <w:bottom w:w="60.0" w:type="dxa"/>
              <w:right w:w="90.0" w:type="dxa"/>
            </w:tcMar>
          </w:tcPr>
          <w:p w:rsidR="00000000" w:rsidDel="00000000" w:rsidP="00000000" w:rsidRDefault="00000000" w:rsidRPr="00000000" w14:paraId="000003CB">
            <w:pPr>
              <w:rPr/>
            </w:pPr>
            <w:r>
              <w:rPr>
                <w:color w:val="000000"/>
                <w:rtl w:val="0"/>
              </w:rPr>
              <w:t xml:space="preserve">530万円</w:t>
            </w:r>
            <w:r>
              <w:rPr>
                <w:rtl w:val="0"/>
              </w:rPr>
            </w:r>
          </w:p>
        </w:tc>
        <w:tc>
          <w:tcPr>
            <w:tcMar>
              <w:top w:w="60.0" w:type="dxa"/>
              <w:left w:w="90.0" w:type="dxa"/>
              <w:bottom w:w="60.0" w:type="dxa"/>
              <w:right w:w="90.0" w:type="dxa"/>
            </w:tcMar>
          </w:tcPr>
          <w:p w:rsidR="00000000" w:rsidDel="00000000" w:rsidP="00000000" w:rsidRDefault="00000000" w:rsidRPr="00000000" w14:paraId="000003CC">
            <w:pPr>
              <w:rPr/>
            </w:pPr>
            <w:r>
              <w:rPr>
                <w:color w:val="000000"/>
                <w:rtl w:val="0"/>
              </w:rPr>
              <w:t xml:space="preserve">80万円</w:t>
            </w:r>
            <w:r>
              <w:rPr>
                <w:rtl w:val="0"/>
              </w:rPr>
            </w:r>
          </w:p>
        </w:tc>
        <w:tc>
          <w:tcPr>
            <w:tcMar>
              <w:top w:w="60.0" w:type="dxa"/>
              <w:left w:w="90.0" w:type="dxa"/>
              <w:bottom w:w="60.0" w:type="dxa"/>
              <w:right w:w="90.0" w:type="dxa"/>
            </w:tcMar>
          </w:tcPr>
          <w:p w:rsidR="00000000" w:rsidDel="00000000" w:rsidP="00000000" w:rsidRDefault="00000000" w:rsidRPr="00000000" w14:paraId="000003CD">
            <w:pPr>
              <w:rPr/>
            </w:pPr>
            <w:r>
              <w:rPr>
                <w:color w:val="000000"/>
                <w:rtl w:val="0"/>
              </w:rPr>
              <w:t xml:space="preserve">610万円</w:t>
            </w:r>
            <w:r>
              <w:rPr>
                <w:rtl w:val="0"/>
              </w:rPr>
            </w:r>
          </w:p>
        </w:tc>
        <w:tc>
          <w:tcPr>
            <w:tcMar>
              <w:top w:w="60.0" w:type="dxa"/>
              <w:left w:w="90.0" w:type="dxa"/>
              <w:bottom w:w="60.0" w:type="dxa"/>
              <w:right w:w="90.0" w:type="dxa"/>
            </w:tcMar>
          </w:tcPr>
          <w:p w:rsidR="00000000" w:rsidDel="00000000" w:rsidP="00000000" w:rsidRDefault="00000000" w:rsidRPr="00000000" w14:paraId="000003CE">
            <w:pPr>
              <w:rPr/>
            </w:pPr>
            <w:r>
              <w:rPr>
                <w:color w:val="000000"/>
                <w:rtl w:val="0"/>
              </w:rPr>
              <w:t xml:space="preserve">610万円</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CF">
            <w:pPr>
              <w:rPr/>
            </w:pPr>
            <w:r>
              <w:rPr>
                <w:b w:val="1"/>
                <w:bCs w:val="1"/>
                <w:color w:val="000000"/>
                <w:rtl w:val="0"/>
              </w:rPr>
              <w:t xml:space="preserve">事務職員</w:t>
            </w:r>
            <w:r>
              <w:rPr>
                <w:rtl w:val="0"/>
              </w:rPr>
            </w:r>
          </w:p>
        </w:tc>
        <w:tc>
          <w:tcPr>
            <w:tcMar>
              <w:top w:w="60.0" w:type="dxa"/>
              <w:left w:w="90.0" w:type="dxa"/>
              <w:bottom w:w="60.0" w:type="dxa"/>
              <w:right w:w="90.0" w:type="dxa"/>
            </w:tcMar>
          </w:tcPr>
          <w:p w:rsidR="00000000" w:rsidDel="00000000" w:rsidP="00000000" w:rsidRDefault="00000000" w:rsidRPr="00000000" w14:paraId="000003D0">
            <w:pPr>
              <w:rPr/>
            </w:pPr>
            <w:r>
              <w:rPr>
                <w:color w:val="000000"/>
                <w:rtl w:val="0"/>
              </w:rPr>
              <w:t xml:space="preserve">2名</w:t>
            </w:r>
            <w:r>
              <w:rPr>
                <w:rtl w:val="0"/>
              </w:rPr>
            </w:r>
          </w:p>
        </w:tc>
        <w:tc>
          <w:tcPr>
            <w:tcMar>
              <w:top w:w="60.0" w:type="dxa"/>
              <w:left w:w="90.0" w:type="dxa"/>
              <w:bottom w:w="60.0" w:type="dxa"/>
              <w:right w:w="90.0" w:type="dxa"/>
            </w:tcMar>
          </w:tcPr>
          <w:p w:rsidR="00000000" w:rsidDel="00000000" w:rsidP="00000000" w:rsidRDefault="00000000" w:rsidRPr="00000000" w14:paraId="000003D1">
            <w:pPr>
              <w:rPr/>
            </w:pPr>
            <w:r>
              <w:rPr>
                <w:color w:val="000000"/>
                <w:rtl w:val="0"/>
              </w:rPr>
              <w:t xml:space="preserve">470万円</w:t>
            </w:r>
            <w:r>
              <w:rPr>
                <w:rtl w:val="0"/>
              </w:rPr>
            </w:r>
          </w:p>
        </w:tc>
        <w:tc>
          <w:tcPr>
            <w:tcMar>
              <w:top w:w="60.0" w:type="dxa"/>
              <w:left w:w="90.0" w:type="dxa"/>
              <w:bottom w:w="60.0" w:type="dxa"/>
              <w:right w:w="90.0" w:type="dxa"/>
            </w:tcMar>
          </w:tcPr>
          <w:p w:rsidR="00000000" w:rsidDel="00000000" w:rsidP="00000000" w:rsidRDefault="00000000" w:rsidRPr="00000000" w14:paraId="000003D2">
            <w:pPr>
              <w:rPr/>
            </w:pPr>
            <w:r>
              <w:rPr>
                <w:color w:val="000000"/>
                <w:rtl w:val="0"/>
              </w:rPr>
              <w:t xml:space="preserve">71万円</w:t>
            </w:r>
            <w:r>
              <w:rPr>
                <w:rtl w:val="0"/>
              </w:rPr>
            </w:r>
          </w:p>
        </w:tc>
        <w:tc>
          <w:tcPr>
            <w:tcMar>
              <w:top w:w="60.0" w:type="dxa"/>
              <w:left w:w="90.0" w:type="dxa"/>
              <w:bottom w:w="60.0" w:type="dxa"/>
              <w:right w:w="90.0" w:type="dxa"/>
            </w:tcMar>
          </w:tcPr>
          <w:p w:rsidR="00000000" w:rsidDel="00000000" w:rsidP="00000000" w:rsidRDefault="00000000" w:rsidRPr="00000000" w14:paraId="000003D3">
            <w:pPr>
              <w:rPr/>
            </w:pPr>
            <w:r>
              <w:rPr>
                <w:color w:val="000000"/>
                <w:rtl w:val="0"/>
              </w:rPr>
              <w:t xml:space="preserve">540万円</w:t>
            </w:r>
            <w:r>
              <w:rPr>
                <w:rtl w:val="0"/>
              </w:rPr>
            </w:r>
          </w:p>
        </w:tc>
        <w:tc>
          <w:tcPr>
            <w:tcMar>
              <w:top w:w="60.0" w:type="dxa"/>
              <w:left w:w="90.0" w:type="dxa"/>
              <w:bottom w:w="60.0" w:type="dxa"/>
              <w:right w:w="90.0" w:type="dxa"/>
            </w:tcMar>
          </w:tcPr>
          <w:p w:rsidR="00000000" w:rsidDel="00000000" w:rsidP="00000000" w:rsidRDefault="00000000" w:rsidRPr="00000000" w14:paraId="000003D4">
            <w:pPr>
              <w:rPr/>
            </w:pPr>
            <w:r>
              <w:rPr>
                <w:color w:val="000000"/>
                <w:rtl w:val="0"/>
              </w:rPr>
              <w:t xml:space="preserve">1,080万円</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D5">
            <w:pPr>
              <w:rPr/>
            </w:pPr>
            <w:r>
              <w:rPr>
                <w:b w:val="1"/>
                <w:bCs w:val="1"/>
                <w:color w:val="000000"/>
                <w:rtl w:val="0"/>
              </w:rPr>
              <w:t xml:space="preserve">専任教員</w:t>
            </w:r>
            <w:r>
              <w:rPr>
                <w:rtl w:val="0"/>
              </w:rPr>
            </w:r>
          </w:p>
        </w:tc>
        <w:tc>
          <w:tcPr>
            <w:tcMar>
              <w:top w:w="60.0" w:type="dxa"/>
              <w:left w:w="90.0" w:type="dxa"/>
              <w:bottom w:w="60.0" w:type="dxa"/>
              <w:right w:w="90.0" w:type="dxa"/>
            </w:tcMar>
          </w:tcPr>
          <w:p w:rsidR="00000000" w:rsidDel="00000000" w:rsidP="00000000" w:rsidRDefault="00000000" w:rsidRPr="00000000" w14:paraId="000003D6">
            <w:pPr>
              <w:rPr/>
            </w:pPr>
            <w:r>
              <w:rPr>
                <w:color w:val="000000"/>
                <w:rtl w:val="0"/>
              </w:rPr>
              <w:t xml:space="preserve">6〜7名</w:t>
            </w:r>
            <w:r>
              <w:rPr>
                <w:rtl w:val="0"/>
              </w:rPr>
            </w:r>
          </w:p>
        </w:tc>
        <w:tc>
          <w:tcPr>
            <w:tcMar>
              <w:top w:w="60.0" w:type="dxa"/>
              <w:left w:w="90.0" w:type="dxa"/>
              <w:bottom w:w="60.0" w:type="dxa"/>
              <w:right w:w="90.0" w:type="dxa"/>
            </w:tcMar>
          </w:tcPr>
          <w:p w:rsidR="00000000" w:rsidDel="00000000" w:rsidP="00000000" w:rsidRDefault="00000000" w:rsidRPr="00000000" w14:paraId="000003D7">
            <w:pPr>
              <w:rPr/>
            </w:pPr>
            <w:r>
              <w:rPr>
                <w:color w:val="000000"/>
                <w:rtl w:val="0"/>
              </w:rPr>
              <w:t xml:space="preserve">500万円</w:t>
            </w:r>
            <w:r>
              <w:rPr>
                <w:rtl w:val="0"/>
              </w:rPr>
            </w:r>
          </w:p>
        </w:tc>
        <w:tc>
          <w:tcPr>
            <w:tcMar>
              <w:top w:w="60.0" w:type="dxa"/>
              <w:left w:w="90.0" w:type="dxa"/>
              <w:bottom w:w="60.0" w:type="dxa"/>
              <w:right w:w="90.0" w:type="dxa"/>
            </w:tcMar>
          </w:tcPr>
          <w:p w:rsidR="00000000" w:rsidDel="00000000" w:rsidP="00000000" w:rsidRDefault="00000000" w:rsidRPr="00000000" w14:paraId="000003D8">
            <w:pPr>
              <w:rPr/>
            </w:pPr>
            <w:r>
              <w:rPr>
                <w:color w:val="000000"/>
                <w:rtl w:val="0"/>
              </w:rPr>
              <w:t xml:space="preserve">75万円</w:t>
            </w:r>
            <w:r>
              <w:rPr>
                <w:rtl w:val="0"/>
              </w:rPr>
            </w:r>
          </w:p>
        </w:tc>
        <w:tc>
          <w:tcPr>
            <w:tcMar>
              <w:top w:w="60.0" w:type="dxa"/>
              <w:left w:w="90.0" w:type="dxa"/>
              <w:bottom w:w="60.0" w:type="dxa"/>
              <w:right w:w="90.0" w:type="dxa"/>
            </w:tcMar>
          </w:tcPr>
          <w:p w:rsidR="00000000" w:rsidDel="00000000" w:rsidP="00000000" w:rsidRDefault="00000000" w:rsidRPr="00000000" w14:paraId="000003D9">
            <w:pPr>
              <w:rPr/>
            </w:pPr>
            <w:r>
              <w:rPr>
                <w:color w:val="000000"/>
                <w:rtl w:val="0"/>
              </w:rPr>
              <w:t xml:space="preserve">575万円</w:t>
            </w:r>
            <w:r>
              <w:rPr>
                <w:rtl w:val="0"/>
              </w:rPr>
            </w:r>
          </w:p>
        </w:tc>
        <w:tc>
          <w:tcPr>
            <w:tcMar>
              <w:top w:w="60.0" w:type="dxa"/>
              <w:left w:w="90.0" w:type="dxa"/>
              <w:bottom w:w="60.0" w:type="dxa"/>
              <w:right w:w="90.0" w:type="dxa"/>
            </w:tcMar>
          </w:tcPr>
          <w:p w:rsidR="00000000" w:rsidDel="00000000" w:rsidP="00000000" w:rsidRDefault="00000000" w:rsidRPr="00000000" w14:paraId="000003DA">
            <w:pPr>
              <w:rPr/>
            </w:pPr>
            <w:r>
              <w:rPr>
                <w:color w:val="000000"/>
                <w:rtl w:val="0"/>
              </w:rPr>
              <w:t xml:space="preserve">約3,740万円</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DB">
            <w:pPr>
              <w:rPr/>
            </w:pPr>
            <w:r>
              <w:rPr>
                <w:b w:val="1"/>
                <w:bCs w:val="1"/>
                <w:color w:val="000000"/>
                <w:rtl w:val="0"/>
              </w:rPr>
              <w:t xml:space="preserve">非常勤講師</w:t>
            </w:r>
            <w:r>
              <w:rPr>
                <w:rtl w:val="0"/>
              </w:rPr>
            </w:r>
          </w:p>
        </w:tc>
        <w:tc>
          <w:tcPr>
            <w:tcMar>
              <w:top w:w="60.0" w:type="dxa"/>
              <w:left w:w="90.0" w:type="dxa"/>
              <w:bottom w:w="60.0" w:type="dxa"/>
              <w:right w:w="90.0" w:type="dxa"/>
            </w:tcMar>
          </w:tcPr>
          <w:p w:rsidR="00000000" w:rsidDel="00000000" w:rsidP="00000000" w:rsidRDefault="00000000" w:rsidRPr="00000000" w14:paraId="000003DC">
            <w:pPr>
              <w:rPr/>
            </w:pPr>
            <w:r>
              <w:rPr>
                <w:color w:val="000000"/>
                <w:rtl w:val="0"/>
              </w:rPr>
              <w:t xml:space="preserve">6〜7名</w:t>
            </w:r>
            <w:r>
              <w:rPr>
                <w:rtl w:val="0"/>
              </w:rPr>
            </w:r>
          </w:p>
        </w:tc>
        <w:tc>
          <w:tcPr>
            <w:tcMar>
              <w:top w:w="60.0" w:type="dxa"/>
              <w:left w:w="90.0" w:type="dxa"/>
              <w:bottom w:w="60.0" w:type="dxa"/>
              <w:right w:w="90.0" w:type="dxa"/>
            </w:tcMar>
          </w:tcPr>
          <w:p w:rsidR="00000000" w:rsidDel="00000000" w:rsidP="00000000" w:rsidRDefault="00000000" w:rsidRPr="00000000" w14:paraId="000003DD">
            <w:pPr>
              <w:rPr/>
            </w:pPr>
            <w:r>
              <w:rPr>
                <w:color w:val="000000"/>
                <w:rtl w:val="0"/>
              </w:rPr>
              <w:t xml:space="preserve">105万円</w:t>
            </w:r>
            <w:r>
              <w:rPr>
                <w:rtl w:val="0"/>
              </w:rPr>
            </w:r>
          </w:p>
        </w:tc>
        <w:tc>
          <w:tcPr>
            <w:tcMar>
              <w:top w:w="60.0" w:type="dxa"/>
              <w:left w:w="90.0" w:type="dxa"/>
              <w:bottom w:w="60.0" w:type="dxa"/>
              <w:right w:w="90.0" w:type="dxa"/>
            </w:tcMar>
          </w:tcPr>
          <w:p w:rsidR="00000000" w:rsidDel="00000000" w:rsidP="00000000" w:rsidRDefault="00000000" w:rsidRPr="00000000" w14:paraId="000003DE">
            <w:pPr>
              <w:rPr/>
            </w:pPr>
            <w:r>
              <w:rPr>
                <w:color w:val="000000"/>
                <w:rtl w:val="0"/>
              </w:rPr>
              <w:t xml:space="preserve">16万円</w:t>
            </w:r>
            <w:r>
              <w:rPr>
                <w:rtl w:val="0"/>
              </w:rPr>
            </w:r>
          </w:p>
        </w:tc>
        <w:tc>
          <w:tcPr>
            <w:tcMar>
              <w:top w:w="60.0" w:type="dxa"/>
              <w:left w:w="90.0" w:type="dxa"/>
              <w:bottom w:w="60.0" w:type="dxa"/>
              <w:right w:w="90.0" w:type="dxa"/>
            </w:tcMar>
          </w:tcPr>
          <w:p w:rsidR="00000000" w:rsidDel="00000000" w:rsidP="00000000" w:rsidRDefault="00000000" w:rsidRPr="00000000" w14:paraId="000003DF">
            <w:pPr>
              <w:rPr/>
            </w:pPr>
            <w:r>
              <w:rPr>
                <w:color w:val="000000"/>
                <w:rtl w:val="0"/>
              </w:rPr>
              <w:t xml:space="preserve">121万円</w:t>
            </w:r>
            <w:r>
              <w:rPr>
                <w:rtl w:val="0"/>
              </w:rPr>
            </w:r>
          </w:p>
        </w:tc>
        <w:tc>
          <w:tcPr>
            <w:tcMar>
              <w:top w:w="60.0" w:type="dxa"/>
              <w:left w:w="90.0" w:type="dxa"/>
              <w:bottom w:w="60.0" w:type="dxa"/>
              <w:right w:w="90.0" w:type="dxa"/>
            </w:tcMar>
          </w:tcPr>
          <w:p w:rsidR="00000000" w:rsidDel="00000000" w:rsidP="00000000" w:rsidRDefault="00000000" w:rsidRPr="00000000" w14:paraId="000003E0">
            <w:pPr>
              <w:rPr/>
            </w:pPr>
            <w:r>
              <w:rPr>
                <w:color w:val="000000"/>
                <w:rtl w:val="0"/>
              </w:rPr>
              <w:t xml:space="preserve">約790万円</w:t>
            </w:r>
            <w:r>
              <w:rPr>
                <w:rtl w:val="0"/>
              </w:rPr>
            </w:r>
          </w:p>
        </w:tc>
      </w:tr>
    </w:tbl>
    <w:p w:rsidR="00000000" w:rsidDel="00000000" w:rsidP="00000000" w:rsidRDefault="00000000" w:rsidRPr="00000000" w14:paraId="000003E1">
      <w:pPr>
        <w:spacing w:after="120" w:lineRule="auto"/>
        <w:rPr/>
      </w:pPr>
      <w:r>
        <w:rPr>
          <w:rtl w:val="0"/>
        </w:rPr>
      </w:r>
    </w:p>
    <w:p w:rsidR="00000000" w:rsidDel="00000000" w:rsidP="00000000" w:rsidRDefault="00000000" w:rsidRPr="00000000" w14:paraId="000003E2">
      <w:pPr>
        <w:spacing w:after="140" w:line="300" w:lineRule="auto"/>
        <w:rPr/>
      </w:pPr>
      <w:r>
        <w:rPr>
          <w:color w:val="595959"/>
          <w:sz w:val="16"/>
          <w:szCs w:val="16"/>
          <w:rtl w:val="0"/>
        </w:rPr>
        <w:t xml:space="preserve">役職合計の単純合計は約7,760万円。グループ内人材共用による圧縮（約10%）を適用すると、実質負担額は約6,984万円となる</w:t>
      </w:r>
      <w:del w:id="9274" w:author="Claude" w:date="2026-10-13T00:00:00Z">
        <w:r>
          <w:rPr>
            <w:color w:val="595959"/>
            <w:sz w:val="16"/>
            <w:szCs w:val="16"/>
            <w:rtl w:val="0"/>
          </w:rPr>
          <w:delText xml:space="preserve">（10.2表に反映）</w:delText>
        </w:r>
      </w:del>
      <w:ins w:id="9275" w:author="Claude" w:date="2026-10-13T00:00:00Z">
        <w:r>
          <w:rPr>
            <w:color w:val="595959"/>
            <w:sz w:val="16"/>
            <w:szCs w:val="16"/>
            <w:rtl w:val="0"/>
          </w:rPr>
          <w:t xml:space="preserve">（10.2表の完成年度人件費6,498万円とは486万円の差があり、不整合を保留事項として調整する）</w:t>
        </w:r>
      </w:ins>
      <w:r>
        <w:rPr>
          <w:color w:val="595959"/>
          <w:sz w:val="16"/>
          <w:szCs w:val="16"/>
          <w:rtl w:val="0"/>
        </w:rPr>
        <w:t xml:space="preserve">。社会保険料等の会社負担分は、健康保険・厚生年金・雇用保険・労災保険・子ども子育て拠出金を合算した概算15%で算定。</w:t>
      </w:r>
      <w:r>
        <w:rPr>
          <w:rtl w:val="0"/>
        </w:rPr>
      </w:r>
    </w:p>
    <w:p w:rsidR="00000000" w:rsidDel="00000000" w:rsidP="00000000" w:rsidRDefault="00000000" w:rsidRPr="00000000" w14:paraId="000003E3">
      <w:pPr>
        <w:pStyle w:val="Heading2"/>
        <w:spacing w:after="160" w:before="300" w:lineRule="auto"/>
        <w:rPr/>
      </w:pPr>
      <w:r>
        <w:rPr>
          <w:b w:val="1"/>
          <w:bCs w:val="1"/>
          <w:color w:val="990011"/>
          <w:rtl w:val="0"/>
        </w:rPr>
        <w:t xml:space="preserve">10.4　固定費・変動費の削減と資金調達目標の見直し</w:t>
      </w:r>
      <w:r>
        <w:rPr>
          <w:rtl w:val="0"/>
        </w:rPr>
      </w:r>
    </w:p>
    <w:p w:rsidR="00000000" w:rsidDel="00000000" w:rsidP="00000000" w:rsidRDefault="00000000" w:rsidRPr="00000000" w14:paraId="000003E4">
      <w:pPr>
        <w:spacing w:after="140" w:line="360" w:lineRule="auto"/>
        <w:rPr/>
      </w:pPr>
      <w:r>
        <w:rPr>
          <w:color w:val="000000"/>
          <w:rtl w:val="0"/>
        </w:rPr>
        <w:t xml:space="preserve">人件費の引き上げによる収支への影響を吸収するため、以下の固定費・変動費（人件費）の削減策と資金調達目標の見直しを行う。</w:t>
      </w:r>
      <w:r>
        <w:rPr>
          <w:rtl w:val="0"/>
        </w:rPr>
      </w:r>
    </w:p>
    <w:p w:rsidR="00000000" w:rsidDel="00000000" w:rsidP="00000000" w:rsidRDefault="00000000" w:rsidRPr="00000000" w14:paraId="000003E5">
      <w:pPr>
        <w:widowControl w:val="1"/>
        <w:numPr>
          <w:ilvl w:val="0"/>
          <w:numId w:val="3"/>
        </w:numPr>
        <w:spacing w:after="100" w:line="300" w:lineRule="auto"/>
        <w:ind w:left="420" w:hanging="210"/>
        <w:rPr/>
      </w:pPr>
      <w:r>
        <w:rPr>
          <w:b w:val="1"/>
          <w:bCs w:val="1"/>
          <w:color w:val="000000"/>
          <w:rtl w:val="0"/>
        </w:rPr>
        <w:t xml:space="preserve">【固定費】施設賃料の按分最大化とボリュームディスカウント：ゴールフリー高等学院伏見キャンパス・夜間学習塾と同一テナント内に同居し、</w:t>
      </w:r>
      <w:del w:id="9276" w:author="Claude" w:date="2026-10-13T00:00:00Z">
        <w:r>
          <w:rPr>
            <w:b w:val="1"/>
            <w:bCs w:val="1"/>
            <w:color w:val="000000"/>
            <w:rtl w:val="0"/>
          </w:rPr>
          <w:delText xml:space="preserve">共用部分（廊下・保健室・職員室・複合型STEAMアトリエ）の面積按分を最大化する。</w:delText>
        </w:r>
      </w:del>
      <w:ins w:id="9277" w:author="Claude" w:date="2026-10-13T00:00:00Z">
        <w:r>
          <w:rPr>
            <w:b w:val="1"/>
            <w:bCs w:val="1"/>
            <w:color w:val="000000"/>
            <w:rtl w:val="0"/>
          </w:rPr>
          <w:t xml:space="preserve">共用部分の面積按分は、使用時間・面積・担当者の実態から算定する（「共用だから削減」とは扱わない）。</w:t>
        </w:r>
      </w:ins>
      <w:r>
        <w:rPr>
          <w:b w:val="1"/>
          <w:bCs w:val="1"/>
          <w:color w:val="000000"/>
          <w:rtl w:val="0"/>
        </w:rPr>
        <w:t xml:space="preserve">さらに、複合施設の賃貸借契約を開校前の長期契約とし、成基グループの他事業（高等学院・塾）とまとめて交渉することでボリュームディスカウントを狙う</w:t>
      </w:r>
      <w:del w:id="9278" w:author="Claude" w:date="2026-10-13T00:00:00Z">
        <w:r>
          <w:rPr>
            <w:b w:val="1"/>
            <w:bCs w:val="1"/>
            <w:color w:val="000000"/>
            <w:rtl w:val="0"/>
          </w:rPr>
          <w:delText xml:space="preserve">（その他固定費をさらに10%圧縮）</w:delText>
        </w:r>
      </w:del>
      <w:ins w:id="9279" w:author="Claude" w:date="2026-10-13T00:00:00Z">
        <w:r>
          <w:rPr>
            <w:b w:val="1"/>
            <w:bCs w:val="1"/>
            <w:color w:val="000000"/>
            <w:rtl w:val="0"/>
          </w:rPr>
          <w:t xml:space="preserve">（割引は確約された契約で確認するまで試算とする）</w:t>
        </w:r>
      </w:ins>
      <w:r>
        <w:rPr>
          <w:b w:val="1"/>
          <w:bCs w:val="1"/>
          <w:color w:val="000000"/>
          <w:rtl w:val="0"/>
        </w:rPr>
        <w:t xml:space="preserve">。</w:t>
      </w:r>
      <w:r>
        <w:rPr>
          <w:rtl w:val="0"/>
        </w:rPr>
      </w:r>
    </w:p>
    <w:p w:rsidR="00000000" w:rsidDel="00000000" w:rsidP="00000000" w:rsidRDefault="00000000" w:rsidRPr="00000000" w14:paraId="000003E6">
      <w:pPr>
        <w:widowControl w:val="1"/>
        <w:numPr>
          <w:ilvl w:val="0"/>
          <w:numId w:val="3"/>
        </w:numPr>
        <w:spacing w:after="100" w:line="300" w:lineRule="auto"/>
        <w:ind w:left="420" w:hanging="210"/>
        <w:rPr/>
      </w:pPr>
      <w:del w:id="9280" w:author="Claude" w:date="2026-10-13T00:00:00Z">
        <w:r>
          <w:rPr>
            <w:color w:val="000000"/>
            <w:rtl w:val="0"/>
          </w:rPr>
          <w:delText xml:space="preserve">【固定費】グラウンド：伏見桃山城運動公園の長期賃借を「時間貸し・共同利用」に近い契約形態へ調整し、賃借料を抑制。</w:delText>
        </w:r>
      </w:del>
      <w:ins w:id="9281" w:author="Claude" w:date="2026-10-13T00:00:00Z">
        <w:r>
          <w:rPr>
            <w:color w:val="000000"/>
            <w:rtl w:val="0"/>
          </w:rPr>
          <w:t xml:space="preserve">【固定費】グラウンド：伏見桃山城運動公園は時間貸し利用を主案とし（長期賃借は前提にしない）、年間体育計画から必要な区画・曜日・時間を算定して利用料を見積もる。雨天・猛暑・予約不可時の代替施設と体育館も別途確保する。</w:t>
        </w:r>
      </w:ins>
      <w:r>
        <w:rPr>
          <w:rtl w:val="0"/>
        </w:rPr>
      </w:r>
    </w:p>
    <w:p w:rsidR="00000000" w:rsidDel="00000000" w:rsidP="00000000" w:rsidRDefault="00000000" w:rsidRPr="00000000" w14:paraId="000003E7">
      <w:pPr>
        <w:widowControl w:val="1"/>
        <w:numPr>
          <w:ilvl w:val="0"/>
          <w:numId w:val="3"/>
        </w:numPr>
        <w:spacing w:after="100" w:line="300" w:lineRule="auto"/>
        <w:ind w:left="420" w:hanging="210"/>
        <w:rPr/>
      </w:pPr>
      <w:r>
        <w:rPr>
          <w:color w:val="000000"/>
          <w:rtl w:val="0"/>
        </w:rPr>
        <w:t xml:space="preserve">【固定費】光熱水費：複合施設内で共用メーター・按分契約とし、昼間（多様化学校・オルタナ）と夜間（学習塾）の利用時間帯の違いを活かして基本料金部分を分散。</w:t>
      </w:r>
      <w:r>
        <w:rPr>
          <w:rtl w:val="0"/>
        </w:rPr>
      </w:r>
    </w:p>
    <w:p w:rsidR="00000000" w:rsidDel="00000000" w:rsidP="00000000" w:rsidRDefault="00000000" w:rsidRPr="00000000" w14:paraId="000003E8">
      <w:pPr>
        <w:widowControl w:val="1"/>
        <w:numPr>
          <w:ilvl w:val="0"/>
          <w:numId w:val="3"/>
        </w:numPr>
        <w:spacing w:after="100" w:line="300" w:lineRule="auto"/>
        <w:ind w:left="420" w:hanging="210"/>
        <w:rPr/>
      </w:pPr>
      <w:del w:id="9282" w:author="Claude" w:date="2026-10-13T00:00:00Z">
        <w:r>
          <w:rPr>
            <w:color w:val="000000"/>
            <w:rtl w:val="0"/>
          </w:rPr>
          <w:delText xml:space="preserve">【固定費】教育材料費：京都創成STEAMによる年間授業時数24%削減を活かし、非常勤講師のコマ数・教材購入量を圧縮。ICT教材（すらら等）はシンガク・オルタナティブスクールと共通ライセンスとする。</w:delText>
        </w:r>
      </w:del>
      <w:ins w:id="9283" w:author="Claude" w:date="2026-10-13T00:00:00Z">
        <w:r>
          <w:rPr>
            <w:color w:val="000000"/>
            <w:rtl w:val="0"/>
          </w:rPr>
          <w:t xml:space="preserve">【固定費】教育材料費：ICT教材（すらら等）はシンガク・オルタナティブスクールとの共通ライセンス化で効率化する（授業時数の変更を費用削減の手段とはしない）。</w:t>
        </w:r>
      </w:ins>
      <w:r>
        <w:rPr>
          <w:rtl w:val="0"/>
        </w:rPr>
      </w:r>
    </w:p>
    <w:p w:rsidR="00000000" w:rsidDel="00000000" w:rsidP="00000000" w:rsidRDefault="00000000" w:rsidRPr="00000000" w14:paraId="000003E9">
      <w:pPr>
        <w:widowControl w:val="1"/>
        <w:numPr>
          <w:ilvl w:val="0"/>
          <w:numId w:val="3"/>
        </w:numPr>
        <w:spacing w:after="100" w:line="300" w:lineRule="auto"/>
        <w:ind w:left="420" w:hanging="210"/>
        <w:rPr/>
      </w:pPr>
      <w:r>
        <w:rPr>
          <w:b w:val="1"/>
          <w:bCs w:val="1"/>
          <w:color w:val="000000"/>
          <w:rtl w:val="0"/>
        </w:rPr>
        <w:t xml:space="preserve">【固定費】STEAMアトリエCAPEXのリースバック化：初期投資（約5,000万円）を学校法人が単独負担せず、成基グループ本体が設備投資し、学校法人は年額500万円のリース料を負担する形に変更する。準備期の重い先行投資負担が軽減され、単年度の固定費負担が平準化される。</w:t>
      </w:r>
      <w:ins w:id="9284" w:author="Claude" w:date="2026-10-13T00:00:00Z">
        <w:r>
          <w:rPr>
            <w:b w:val="1"/>
            <w:bCs w:val="1"/>
            <w:color w:val="000000"/>
            <w:rtl w:val="0"/>
          </w:rPr>
          <w:t xml:space="preserve">ただし、リース化はグループの投資をなくすものではなく、支出の主体と支払時期を変える案である。学校法人から成基側への賃借料・委託費・リース料等は関連当事者取引として、条件の妥当性と決裁を記録する。</w:t>
        </w:r>
      </w:ins>
      <w:r>
        <w:rPr>
          <w:rtl w:val="0"/>
        </w:rPr>
      </w:r>
    </w:p>
    <w:p w:rsidR="00000000" w:rsidDel="00000000" w:rsidP="00000000" w:rsidRDefault="00000000" w:rsidRPr="00000000" w14:paraId="000003EA">
      <w:pPr>
        <w:widowControl w:val="1"/>
        <w:numPr>
          <w:ilvl w:val="0"/>
          <w:numId w:val="3"/>
        </w:numPr>
        <w:spacing w:after="100" w:line="300" w:lineRule="auto"/>
        <w:ind w:left="420" w:hanging="210"/>
        <w:rPr/>
      </w:pPr>
      <w:del w:id="9285" w:author="Claude" w:date="2026-10-13T00:00:00Z">
        <w:r>
          <w:rPr>
            <w:b w:val="1"/>
            <w:bCs w:val="1"/>
            <w:color w:val="000000"/>
            <w:rtl w:val="0"/>
          </w:rPr>
          <w:delText xml:space="preserve">【変動費】人件費：開校初年度の常勤採用を生徒数実績に厳密に連動させ、非常勤中心で立ち上げる（専任教員を3名→2名からスタートし、非常勤講師で補完）。事務職員は成基グループ本部の経理・給与計算シェアードサービスへ完全アウトソースし、専任1名分の固定費を圧縮する。加えて、養護教諭・一部の実技系非常勤講師をグループ内（ゴールフリー高等学院・成基学習塾・シンガク）で兼務させる（会社負担込み総額から約10%圧縮）。</w:delText>
        </w:r>
      </w:del>
      <w:ins w:id="9286" w:author="Claude" w:date="2026-10-13T00:00:00Z">
        <w:r>
          <w:rPr>
            <w:b w:val="1"/>
            <w:bCs w:val="1"/>
            <w:color w:val="000000"/>
            <w:rtl w:val="0"/>
          </w:rPr>
          <w:t xml:space="preserve">【人件費】教科担当・免許・常勤／非常勤・勤務時間を積み上げて算定する。事務の外部委託やグループ内の兼務は、必置職員（事務職員・養護教諭等）の要件と府の判断を職種ごとに確認し、同一時間帯の人員の二重計上を避けて契約で定める。</w:t>
        </w:r>
      </w:ins>
      <w:r>
        <w:rPr>
          <w:rtl w:val="0"/>
        </w:rPr>
      </w:r>
    </w:p>
    <w:p w:rsidR="00000000" w:rsidDel="00000000" w:rsidP="00000000" w:rsidRDefault="00000000" w:rsidRPr="00000000" w14:paraId="000003EB">
      <w:pPr>
        <w:widowControl w:val="1"/>
        <w:numPr>
          <w:ilvl w:val="0"/>
          <w:numId w:val="3"/>
        </w:numPr>
        <w:spacing w:after="100" w:line="300" w:lineRule="auto"/>
        <w:ind w:left="420" w:hanging="210"/>
        <w:rPr/>
      </w:pPr>
      <w:r>
        <w:rPr>
          <w:color w:val="000000"/>
          <w:rtl w:val="0"/>
        </w:rPr>
        <w:t xml:space="preserve">【固定費】募集・広報費：シンガク・ゴールフリー高等学院・成基進学塾の既存会員基盤からの内部送客を優先し、外部広告費を最小化（KPI：CAC10万円以下の達成手段として位置づけ）。</w:t>
      </w:r>
      <w:r>
        <w:rPr>
          <w:rtl w:val="0"/>
        </w:rPr>
      </w:r>
    </w:p>
    <w:p w:rsidR="00000000" w:rsidDel="00000000" w:rsidP="00000000" w:rsidRDefault="00000000" w:rsidRPr="00000000" w14:paraId="000003EC">
      <w:pPr>
        <w:spacing w:after="140" w:line="360" w:lineRule="auto"/>
        <w:rPr/>
      </w:pPr>
      <w:r>
        <w:rPr>
          <w:color w:val="000000"/>
          <w:rtl w:val="0"/>
        </w:rPr>
        <w:t xml:space="preserve">これらの施策により、人件費以外の固定費（施設賃借料・グラウンド利用料・教育材料費・募集広報費・事務費等）を従来想定から</w:t>
      </w:r>
      <w:del w:id="9287" w:author="Claude" w:date="2026-10-13T00:00:00Z">
        <w:r>
          <w:rPr>
            <w:color w:val="000000"/>
            <w:rtl w:val="0"/>
          </w:rPr>
          <w:delText xml:space="preserve">約20%、さらに賃料交渉分を含めると実質約28%圧縮できると見込む。</w:delText>
        </w:r>
      </w:del>
      <w:ins w:id="9288" w:author="Claude" w:date="2026-10-13T00:00:00Z">
        <w:r>
          <w:rPr>
            <w:color w:val="000000"/>
            <w:rtl w:val="0"/>
          </w:rPr>
          <w:t xml:space="preserve">の圧縮率は、使用時間・面積・担当者の実態と確約された契約に基づいて再算定する（約20〜28%は試算上の目安）。</w:t>
        </w:r>
      </w:ins>
      <w:r>
        <w:rPr>
          <w:rtl w:val="0"/>
        </w:rPr>
      </w:r>
    </w:p>
    <w:p w:rsidR="00000000" w:rsidDel="00000000" w:rsidP="00000000" w:rsidRDefault="00000000" w:rsidRPr="00000000" w14:paraId="000003ED">
      <w:pPr>
        <w:pStyle w:val="Heading3"/>
        <w:pageBreakBefore w:val="1"/>
        <w:spacing w:after="160" w:before="300" w:lineRule="auto"/>
        <w:rPr/>
      </w:pPr>
      <w:r>
        <w:rPr>
          <w:b w:val="1"/>
          <w:bCs w:val="1"/>
          <w:color w:val="595959"/>
          <w:sz w:val="22"/>
          <w:szCs w:val="22"/>
          <w:rtl w:val="0"/>
        </w:rPr>
        <w:t xml:space="preserve">その他固定費の内訳（試算）</w:t>
      </w:r>
      <w:r>
        <w:rPr>
          <w:rtl w:val="0"/>
        </w:rPr>
      </w:r>
    </w:p>
    <w:p w:rsidR="00000000" w:rsidDel="00000000" w:rsidP="00000000" w:rsidRDefault="00000000" w:rsidRPr="00000000" w14:paraId="000003EE">
      <w:pPr>
        <w:spacing w:after="140" w:line="360" w:lineRule="auto"/>
        <w:rPr/>
      </w:pPr>
      <w:r>
        <w:rPr>
          <w:color w:val="000000"/>
          <w:rtl w:val="0"/>
        </w:rPr>
        <w:t xml:space="preserve">上記のその他固定費（2,235万円／1,890万円／1,580万円）についても、構想書には項目別の内訳が明記されていなかったため、これまでの前提（施設賃料のボリューム割引、STEAMアトリエのリース料500万円、募集・広報の内部送客方針など）と整合する形で試算した内訳は次のとおり。</w:t>
      </w:r>
      <w:r>
        <w:rPr>
          <w:rtl w:val="0"/>
        </w:rPr>
      </w:r>
    </w:p>
    <w:tbl>
      <w:tblPr>
        <w:tblStyle w:val="Table30"/>
        <w:tblW w:w="9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9"/>
        <w:gridCol w:w="1311"/>
        <w:gridCol w:w="1311"/>
        <w:gridCol w:w="1311"/>
        <w:gridCol w:w="2748"/>
        <w:tblGridChange w:id="0">
          <w:tblGrid>
            <w:gridCol w:w="2419"/>
            <w:gridCol w:w="1311"/>
            <w:gridCol w:w="1311"/>
            <w:gridCol w:w="1311"/>
            <w:gridCol w:w="2748"/>
          </w:tblGrid>
        </w:tblGridChange>
      </w:tblGrid>
      <w:tr>
        <w:trPr>
          <w:cantSplit w:val="0"/>
          <w:tblHeader w:val="1"/>
        </w:trPr>
        <w:tc>
          <w:tcPr>
            <w:shd w:fill="1e2761" w:val="clear"/>
            <w:tcMar>
              <w:top w:w="60.0" w:type="dxa"/>
              <w:left w:w="90.0" w:type="dxa"/>
              <w:bottom w:w="60.0" w:type="dxa"/>
              <w:right w:w="90.0" w:type="dxa"/>
            </w:tcMar>
          </w:tcPr>
          <w:p w:rsidR="00000000" w:rsidDel="00000000" w:rsidP="00000000" w:rsidRDefault="00000000" w:rsidRPr="00000000" w14:paraId="000003EF">
            <w:pPr>
              <w:jc w:val="center"/>
              <w:rPr/>
            </w:pPr>
            <w:r>
              <w:rPr>
                <w:b w:val="1"/>
                <w:bCs w:val="1"/>
                <w:color w:val="ffffff"/>
                <w:sz w:val="18"/>
                <w:szCs w:val="18"/>
                <w:rtl w:val="0"/>
              </w:rPr>
              <w:t xml:space="preserve">費目</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3F0">
            <w:pPr>
              <w:jc w:val="center"/>
              <w:rPr/>
            </w:pPr>
            <w:r>
              <w:rPr>
                <w:b w:val="1"/>
                <w:bCs w:val="1"/>
                <w:color w:val="ffffff"/>
                <w:sz w:val="18"/>
                <w:szCs w:val="18"/>
                <w:rtl w:val="0"/>
              </w:rPr>
              <w:t xml:space="preserve">2029年度</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3F1">
            <w:pPr>
              <w:jc w:val="center"/>
              <w:rPr/>
            </w:pPr>
            <w:r>
              <w:rPr>
                <w:b w:val="1"/>
                <w:bCs w:val="1"/>
                <w:color w:val="ffffff"/>
                <w:sz w:val="18"/>
                <w:szCs w:val="18"/>
                <w:rtl w:val="0"/>
              </w:rPr>
              <w:t xml:space="preserve">2030年度</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3F2">
            <w:pPr>
              <w:jc w:val="center"/>
              <w:rPr/>
            </w:pPr>
            <w:r>
              <w:rPr>
                <w:b w:val="1"/>
                <w:bCs w:val="1"/>
                <w:color w:val="ffffff"/>
                <w:sz w:val="18"/>
                <w:szCs w:val="18"/>
                <w:rtl w:val="0"/>
              </w:rPr>
              <w:t xml:space="preserve">2031年度</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3F3">
            <w:pPr>
              <w:jc w:val="center"/>
              <w:rPr/>
            </w:pPr>
            <w:r>
              <w:rPr>
                <w:b w:val="1"/>
                <w:bCs w:val="1"/>
                <w:color w:val="ffffff"/>
                <w:sz w:val="18"/>
                <w:szCs w:val="18"/>
                <w:rtl w:val="0"/>
              </w:rPr>
              <w:t xml:space="preserve">補足</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F4">
            <w:pPr>
              <w:rPr/>
            </w:pPr>
            <w:r>
              <w:rPr>
                <w:b w:val="1"/>
                <w:bCs w:val="1"/>
                <w:color w:val="000000"/>
                <w:rtl w:val="0"/>
              </w:rPr>
              <w:t xml:space="preserve">施設賃借料（ボリューム割引後）</w:t>
            </w:r>
            <w:r>
              <w:rPr>
                <w:rtl w:val="0"/>
              </w:rPr>
            </w:r>
          </w:p>
        </w:tc>
        <w:tc>
          <w:tcPr>
            <w:tcMar>
              <w:top w:w="60.0" w:type="dxa"/>
              <w:left w:w="90.0" w:type="dxa"/>
              <w:bottom w:w="60.0" w:type="dxa"/>
              <w:right w:w="90.0" w:type="dxa"/>
            </w:tcMar>
          </w:tcPr>
          <w:p w:rsidR="00000000" w:rsidDel="00000000" w:rsidP="00000000" w:rsidRDefault="00000000" w:rsidRPr="00000000" w14:paraId="000003F5">
            <w:pPr>
              <w:rPr/>
            </w:pPr>
            <w:r>
              <w:rPr>
                <w:color w:val="000000"/>
                <w:rtl w:val="0"/>
              </w:rPr>
              <w:t xml:space="preserve">950万円</w:t>
            </w:r>
            <w:r>
              <w:rPr>
                <w:rtl w:val="0"/>
              </w:rPr>
            </w:r>
          </w:p>
        </w:tc>
        <w:tc>
          <w:tcPr>
            <w:tcMar>
              <w:top w:w="60.0" w:type="dxa"/>
              <w:left w:w="90.0" w:type="dxa"/>
              <w:bottom w:w="60.0" w:type="dxa"/>
              <w:right w:w="90.0" w:type="dxa"/>
            </w:tcMar>
          </w:tcPr>
          <w:p w:rsidR="00000000" w:rsidDel="00000000" w:rsidP="00000000" w:rsidRDefault="00000000" w:rsidRPr="00000000" w14:paraId="000003F6">
            <w:pPr>
              <w:rPr/>
            </w:pPr>
            <w:r>
              <w:rPr>
                <w:color w:val="000000"/>
                <w:rtl w:val="0"/>
              </w:rPr>
              <w:t xml:space="preserve">800万円</w:t>
            </w:r>
            <w:r>
              <w:rPr>
                <w:rtl w:val="0"/>
              </w:rPr>
            </w:r>
          </w:p>
        </w:tc>
        <w:tc>
          <w:tcPr>
            <w:tcMar>
              <w:top w:w="60.0" w:type="dxa"/>
              <w:left w:w="90.0" w:type="dxa"/>
              <w:bottom w:w="60.0" w:type="dxa"/>
              <w:right w:w="90.0" w:type="dxa"/>
            </w:tcMar>
          </w:tcPr>
          <w:p w:rsidR="00000000" w:rsidDel="00000000" w:rsidP="00000000" w:rsidRDefault="00000000" w:rsidRPr="00000000" w14:paraId="000003F7">
            <w:pPr>
              <w:rPr/>
            </w:pPr>
            <w:r>
              <w:rPr>
                <w:color w:val="000000"/>
                <w:rtl w:val="0"/>
              </w:rPr>
              <w:t xml:space="preserve">550万円</w:t>
            </w:r>
            <w:r>
              <w:rPr>
                <w:rtl w:val="0"/>
              </w:rPr>
            </w:r>
          </w:p>
        </w:tc>
        <w:tc>
          <w:tcPr>
            <w:tcMar>
              <w:top w:w="60.0" w:type="dxa"/>
              <w:left w:w="90.0" w:type="dxa"/>
              <w:bottom w:w="60.0" w:type="dxa"/>
              <w:right w:w="90.0" w:type="dxa"/>
            </w:tcMar>
          </w:tcPr>
          <w:p w:rsidR="00000000" w:rsidDel="00000000" w:rsidP="00000000" w:rsidRDefault="00000000" w:rsidRPr="00000000" w14:paraId="000003F8">
            <w:pPr>
              <w:rPr/>
            </w:pPr>
            <w:r>
              <w:rPr>
                <w:color w:val="000000"/>
                <w:rtl w:val="0"/>
              </w:rPr>
              <w:t xml:space="preserve">複合施設の他事業とのまとめ交渉により、割引が年々深まる想定</w:t>
            </w:r>
            <w:ins w:id="9289" w:author="Claude" w:date="2026-10-13T00:00:00Z">
              <w:r>
                <w:rPr>
                  <w:color w:val="000000"/>
                  <w:rtl w:val="0"/>
                </w:rPr>
                <w:t xml:space="preserve">（950→800→550万円の下落は確約契約・面積配分で確認するまで未確定）</w:t>
              </w:r>
            </w:ins>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F9">
            <w:pPr>
              <w:rPr/>
            </w:pPr>
            <w:r>
              <w:rPr>
                <w:b w:val="1"/>
                <w:bCs w:val="1"/>
                <w:color w:val="000000"/>
                <w:rtl w:val="0"/>
              </w:rPr>
              <w:t xml:space="preserve">STEAMアトリエ　リース料</w:t>
            </w:r>
            <w:r>
              <w:rPr>
                <w:rtl w:val="0"/>
              </w:rPr>
            </w:r>
          </w:p>
        </w:tc>
        <w:tc>
          <w:tcPr>
            <w:tcMar>
              <w:top w:w="60.0" w:type="dxa"/>
              <w:left w:w="90.0" w:type="dxa"/>
              <w:bottom w:w="60.0" w:type="dxa"/>
              <w:right w:w="90.0" w:type="dxa"/>
            </w:tcMar>
          </w:tcPr>
          <w:p w:rsidR="00000000" w:rsidDel="00000000" w:rsidP="00000000" w:rsidRDefault="00000000" w:rsidRPr="00000000" w14:paraId="000003FA">
            <w:pPr>
              <w:rPr/>
            </w:pPr>
            <w:r>
              <w:rPr>
                <w:color w:val="000000"/>
                <w:rtl w:val="0"/>
              </w:rPr>
              <w:t xml:space="preserve">500万円</w:t>
            </w:r>
            <w:r>
              <w:rPr>
                <w:rtl w:val="0"/>
              </w:rPr>
            </w:r>
          </w:p>
        </w:tc>
        <w:tc>
          <w:tcPr>
            <w:tcMar>
              <w:top w:w="60.0" w:type="dxa"/>
              <w:left w:w="90.0" w:type="dxa"/>
              <w:bottom w:w="60.0" w:type="dxa"/>
              <w:right w:w="90.0" w:type="dxa"/>
            </w:tcMar>
          </w:tcPr>
          <w:p w:rsidR="00000000" w:rsidDel="00000000" w:rsidP="00000000" w:rsidRDefault="00000000" w:rsidRPr="00000000" w14:paraId="000003FB">
            <w:pPr>
              <w:rPr/>
            </w:pPr>
            <w:r>
              <w:rPr>
                <w:color w:val="000000"/>
                <w:rtl w:val="0"/>
              </w:rPr>
              <w:t xml:space="preserve">500万円</w:t>
            </w:r>
            <w:r>
              <w:rPr>
                <w:rtl w:val="0"/>
              </w:rPr>
            </w:r>
          </w:p>
        </w:tc>
        <w:tc>
          <w:tcPr>
            <w:tcMar>
              <w:top w:w="60.0" w:type="dxa"/>
              <w:left w:w="90.0" w:type="dxa"/>
              <w:bottom w:w="60.0" w:type="dxa"/>
              <w:right w:w="90.0" w:type="dxa"/>
            </w:tcMar>
          </w:tcPr>
          <w:p w:rsidR="00000000" w:rsidDel="00000000" w:rsidP="00000000" w:rsidRDefault="00000000" w:rsidRPr="00000000" w14:paraId="000003FC">
            <w:pPr>
              <w:rPr/>
            </w:pPr>
            <w:r>
              <w:rPr>
                <w:color w:val="000000"/>
                <w:rtl w:val="0"/>
              </w:rPr>
              <w:t xml:space="preserve">500万円</w:t>
            </w:r>
            <w:r>
              <w:rPr>
                <w:rtl w:val="0"/>
              </w:rPr>
            </w:r>
          </w:p>
        </w:tc>
        <w:tc>
          <w:tcPr>
            <w:tcMar>
              <w:top w:w="60.0" w:type="dxa"/>
              <w:left w:w="90.0" w:type="dxa"/>
              <w:bottom w:w="60.0" w:type="dxa"/>
              <w:right w:w="90.0" w:type="dxa"/>
            </w:tcMar>
          </w:tcPr>
          <w:p w:rsidR="00000000" w:rsidDel="00000000" w:rsidP="00000000" w:rsidRDefault="00000000" w:rsidRPr="00000000" w14:paraId="000003FD">
            <w:pPr>
              <w:rPr/>
            </w:pPr>
            <w:r>
              <w:rPr>
                <w:color w:val="000000"/>
                <w:rtl w:val="0"/>
              </w:rPr>
              <w:t xml:space="preserve">成基グループ本体からのリース料（固定）</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FE">
            <w:pPr>
              <w:rPr/>
            </w:pPr>
            <w:r>
              <w:rPr>
                <w:b w:val="1"/>
                <w:bCs w:val="1"/>
                <w:color w:val="000000"/>
                <w:rtl w:val="0"/>
              </w:rPr>
              <w:t xml:space="preserve">募集・広報費</w:t>
            </w:r>
            <w:r>
              <w:rPr>
                <w:rtl w:val="0"/>
              </w:rPr>
            </w:r>
          </w:p>
        </w:tc>
        <w:tc>
          <w:tcPr>
            <w:tcMar>
              <w:top w:w="60.0" w:type="dxa"/>
              <w:left w:w="90.0" w:type="dxa"/>
              <w:bottom w:w="60.0" w:type="dxa"/>
              <w:right w:w="90.0" w:type="dxa"/>
            </w:tcMar>
          </w:tcPr>
          <w:p w:rsidR="00000000" w:rsidDel="00000000" w:rsidP="00000000" w:rsidRDefault="00000000" w:rsidRPr="00000000" w14:paraId="000003FF">
            <w:pPr>
              <w:rPr/>
            </w:pPr>
            <w:r>
              <w:rPr>
                <w:color w:val="000000"/>
                <w:rtl w:val="0"/>
              </w:rPr>
              <w:t xml:space="preserve">395万円</w:t>
            </w:r>
            <w:r>
              <w:rPr>
                <w:rtl w:val="0"/>
              </w:rPr>
            </w:r>
          </w:p>
        </w:tc>
        <w:tc>
          <w:tcPr>
            <w:tcMar>
              <w:top w:w="60.0" w:type="dxa"/>
              <w:left w:w="90.0" w:type="dxa"/>
              <w:bottom w:w="60.0" w:type="dxa"/>
              <w:right w:w="90.0" w:type="dxa"/>
            </w:tcMar>
          </w:tcPr>
          <w:p w:rsidR="00000000" w:rsidDel="00000000" w:rsidP="00000000" w:rsidRDefault="00000000" w:rsidRPr="00000000" w14:paraId="00000400">
            <w:pPr>
              <w:rPr/>
            </w:pPr>
            <w:r>
              <w:rPr>
                <w:color w:val="000000"/>
                <w:rtl w:val="0"/>
              </w:rPr>
              <w:t xml:space="preserve">160万円</w:t>
            </w:r>
            <w:r>
              <w:rPr>
                <w:rtl w:val="0"/>
              </w:rPr>
            </w:r>
          </w:p>
        </w:tc>
        <w:tc>
          <w:tcPr>
            <w:tcMar>
              <w:top w:w="60.0" w:type="dxa"/>
              <w:left w:w="90.0" w:type="dxa"/>
              <w:bottom w:w="60.0" w:type="dxa"/>
              <w:right w:w="90.0" w:type="dxa"/>
            </w:tcMar>
          </w:tcPr>
          <w:p w:rsidR="00000000" w:rsidDel="00000000" w:rsidP="00000000" w:rsidRDefault="00000000" w:rsidRPr="00000000" w14:paraId="00000401">
            <w:pPr>
              <w:rPr/>
            </w:pPr>
            <w:r>
              <w:rPr>
                <w:color w:val="000000"/>
                <w:rtl w:val="0"/>
              </w:rPr>
              <w:t xml:space="preserve">60万円</w:t>
            </w:r>
            <w:r>
              <w:rPr>
                <w:rtl w:val="0"/>
              </w:rPr>
            </w:r>
          </w:p>
        </w:tc>
        <w:tc>
          <w:tcPr>
            <w:tcMar>
              <w:top w:w="60.0" w:type="dxa"/>
              <w:left w:w="90.0" w:type="dxa"/>
              <w:bottom w:w="60.0" w:type="dxa"/>
              <w:right w:w="90.0" w:type="dxa"/>
            </w:tcMar>
          </w:tcPr>
          <w:p w:rsidR="00000000" w:rsidDel="00000000" w:rsidP="00000000" w:rsidRDefault="00000000" w:rsidRPr="00000000" w14:paraId="00000402">
            <w:pPr>
              <w:rPr/>
            </w:pPr>
            <w:r>
              <w:rPr>
                <w:color w:val="000000"/>
                <w:rtl w:val="0"/>
              </w:rPr>
              <w:t xml:space="preserve">開校初期は認知獲得のため外部広告を活用、以降は内部送客中心に縮小</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03">
            <w:pPr>
              <w:rPr/>
            </w:pPr>
            <w:r>
              <w:rPr>
                <w:b w:val="1"/>
                <w:bCs w:val="1"/>
                <w:color w:val="000000"/>
                <w:rtl w:val="0"/>
              </w:rPr>
              <w:t xml:space="preserve">教育材料費</w:t>
            </w:r>
            <w:r>
              <w:rPr>
                <w:rtl w:val="0"/>
              </w:rPr>
            </w:r>
          </w:p>
        </w:tc>
        <w:tc>
          <w:tcPr>
            <w:tcMar>
              <w:top w:w="60.0" w:type="dxa"/>
              <w:left w:w="90.0" w:type="dxa"/>
              <w:bottom w:w="60.0" w:type="dxa"/>
              <w:right w:w="90.0" w:type="dxa"/>
            </w:tcMar>
          </w:tcPr>
          <w:p w:rsidR="00000000" w:rsidDel="00000000" w:rsidP="00000000" w:rsidRDefault="00000000" w:rsidRPr="00000000" w14:paraId="00000404">
            <w:pPr>
              <w:rPr/>
            </w:pPr>
            <w:r>
              <w:rPr>
                <w:color w:val="000000"/>
                <w:rtl w:val="0"/>
              </w:rPr>
              <w:t xml:space="preserve">130万円</w:t>
            </w:r>
            <w:r>
              <w:rPr>
                <w:rtl w:val="0"/>
              </w:rPr>
            </w:r>
          </w:p>
        </w:tc>
        <w:tc>
          <w:tcPr>
            <w:tcMar>
              <w:top w:w="60.0" w:type="dxa"/>
              <w:left w:w="90.0" w:type="dxa"/>
              <w:bottom w:w="60.0" w:type="dxa"/>
              <w:right w:w="90.0" w:type="dxa"/>
            </w:tcMar>
          </w:tcPr>
          <w:p w:rsidR="00000000" w:rsidDel="00000000" w:rsidP="00000000" w:rsidRDefault="00000000" w:rsidRPr="00000000" w14:paraId="00000405">
            <w:pPr>
              <w:rPr/>
            </w:pPr>
            <w:r>
              <w:rPr>
                <w:color w:val="000000"/>
                <w:rtl w:val="0"/>
              </w:rPr>
              <w:t xml:space="preserve">160万円</w:t>
            </w:r>
            <w:r>
              <w:rPr>
                <w:rtl w:val="0"/>
              </w:rPr>
            </w:r>
          </w:p>
        </w:tc>
        <w:tc>
          <w:tcPr>
            <w:tcMar>
              <w:top w:w="60.0" w:type="dxa"/>
              <w:left w:w="90.0" w:type="dxa"/>
              <w:bottom w:w="60.0" w:type="dxa"/>
              <w:right w:w="90.0" w:type="dxa"/>
            </w:tcMar>
          </w:tcPr>
          <w:p w:rsidR="00000000" w:rsidDel="00000000" w:rsidP="00000000" w:rsidRDefault="00000000" w:rsidRPr="00000000" w14:paraId="00000406">
            <w:pPr>
              <w:rPr/>
            </w:pPr>
            <w:r>
              <w:rPr>
                <w:color w:val="000000"/>
                <w:rtl w:val="0"/>
              </w:rPr>
              <w:t xml:space="preserve">190万円</w:t>
            </w:r>
            <w:r>
              <w:rPr>
                <w:rtl w:val="0"/>
              </w:rPr>
            </w:r>
          </w:p>
        </w:tc>
        <w:tc>
          <w:tcPr>
            <w:tcMar>
              <w:top w:w="60.0" w:type="dxa"/>
              <w:left w:w="90.0" w:type="dxa"/>
              <w:bottom w:w="60.0" w:type="dxa"/>
              <w:right w:w="90.0" w:type="dxa"/>
            </w:tcMar>
          </w:tcPr>
          <w:p w:rsidR="00000000" w:rsidDel="00000000" w:rsidP="00000000" w:rsidRDefault="00000000" w:rsidRPr="00000000" w14:paraId="00000407">
            <w:pPr>
              <w:rPr/>
            </w:pPr>
            <w:r>
              <w:rPr>
                <w:color w:val="000000"/>
                <w:rtl w:val="0"/>
              </w:rPr>
              <w:t xml:space="preserve">生徒数増加に伴い学校全体の教材・備品費が増加</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08">
            <w:pPr>
              <w:rPr/>
            </w:pPr>
            <w:r>
              <w:rPr>
                <w:b w:val="1"/>
                <w:bCs w:val="1"/>
                <w:color w:val="000000"/>
                <w:rtl w:val="0"/>
              </w:rPr>
              <w:t xml:space="preserve">光熱水費（按分後）</w:t>
            </w:r>
            <w:r>
              <w:rPr>
                <w:rtl w:val="0"/>
              </w:rPr>
            </w:r>
          </w:p>
        </w:tc>
        <w:tc>
          <w:tcPr>
            <w:tcMar>
              <w:top w:w="60.0" w:type="dxa"/>
              <w:left w:w="90.0" w:type="dxa"/>
              <w:bottom w:w="60.0" w:type="dxa"/>
              <w:right w:w="90.0" w:type="dxa"/>
            </w:tcMar>
          </w:tcPr>
          <w:p w:rsidR="00000000" w:rsidDel="00000000" w:rsidP="00000000" w:rsidRDefault="00000000" w:rsidRPr="00000000" w14:paraId="00000409">
            <w:pPr>
              <w:rPr/>
            </w:pPr>
            <w:r>
              <w:rPr>
                <w:color w:val="000000"/>
                <w:rtl w:val="0"/>
              </w:rPr>
              <w:t xml:space="preserve">100万円</w:t>
            </w:r>
            <w:r>
              <w:rPr>
                <w:rtl w:val="0"/>
              </w:rPr>
            </w:r>
          </w:p>
        </w:tc>
        <w:tc>
          <w:tcPr>
            <w:tcMar>
              <w:top w:w="60.0" w:type="dxa"/>
              <w:left w:w="90.0" w:type="dxa"/>
              <w:bottom w:w="60.0" w:type="dxa"/>
              <w:right w:w="90.0" w:type="dxa"/>
            </w:tcMar>
          </w:tcPr>
          <w:p w:rsidR="00000000" w:rsidDel="00000000" w:rsidP="00000000" w:rsidRDefault="00000000" w:rsidRPr="00000000" w14:paraId="0000040A">
            <w:pPr>
              <w:rPr/>
            </w:pPr>
            <w:r>
              <w:rPr>
                <w:color w:val="000000"/>
                <w:rtl w:val="0"/>
              </w:rPr>
              <w:t xml:space="preserve">120万円</w:t>
            </w:r>
            <w:r>
              <w:rPr>
                <w:rtl w:val="0"/>
              </w:rPr>
            </w:r>
          </w:p>
        </w:tc>
        <w:tc>
          <w:tcPr>
            <w:tcMar>
              <w:top w:w="60.0" w:type="dxa"/>
              <w:left w:w="90.0" w:type="dxa"/>
              <w:bottom w:w="60.0" w:type="dxa"/>
              <w:right w:w="90.0" w:type="dxa"/>
            </w:tcMar>
          </w:tcPr>
          <w:p w:rsidR="00000000" w:rsidDel="00000000" w:rsidP="00000000" w:rsidRDefault="00000000" w:rsidRPr="00000000" w14:paraId="0000040B">
            <w:pPr>
              <w:rPr/>
            </w:pPr>
            <w:r>
              <w:rPr>
                <w:color w:val="000000"/>
                <w:rtl w:val="0"/>
              </w:rPr>
              <w:t xml:space="preserve">140万円</w:t>
            </w:r>
            <w:r>
              <w:rPr>
                <w:rtl w:val="0"/>
              </w:rPr>
            </w:r>
          </w:p>
        </w:tc>
        <w:tc>
          <w:tcPr>
            <w:tcMar>
              <w:top w:w="60.0" w:type="dxa"/>
              <w:left w:w="90.0" w:type="dxa"/>
              <w:bottom w:w="60.0" w:type="dxa"/>
              <w:right w:w="90.0" w:type="dxa"/>
            </w:tcMar>
          </w:tcPr>
          <w:p w:rsidR="00000000" w:rsidDel="00000000" w:rsidP="00000000" w:rsidRDefault="00000000" w:rsidRPr="00000000" w14:paraId="0000040C">
            <w:pPr>
              <w:rPr/>
            </w:pPr>
            <w:r>
              <w:rPr>
                <w:color w:val="000000"/>
                <w:rtl w:val="0"/>
              </w:rPr>
              <w:t xml:space="preserve">生徒数増加に伴い使用量が増加</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0D">
            <w:pPr>
              <w:rPr/>
            </w:pPr>
            <w:r>
              <w:rPr>
                <w:b w:val="1"/>
                <w:bCs w:val="1"/>
                <w:color w:val="000000"/>
                <w:rtl w:val="0"/>
              </w:rPr>
              <w:t xml:space="preserve">グラウンド利用料</w:t>
            </w:r>
            <w:r>
              <w:rPr>
                <w:rtl w:val="0"/>
              </w:rPr>
            </w:r>
          </w:p>
        </w:tc>
        <w:tc>
          <w:tcPr>
            <w:tcMar>
              <w:top w:w="60.0" w:type="dxa"/>
              <w:left w:w="90.0" w:type="dxa"/>
              <w:bottom w:w="60.0" w:type="dxa"/>
              <w:right w:w="90.0" w:type="dxa"/>
            </w:tcMar>
          </w:tcPr>
          <w:p w:rsidR="00000000" w:rsidDel="00000000" w:rsidP="00000000" w:rsidRDefault="00000000" w:rsidRPr="00000000" w14:paraId="0000040E">
            <w:pPr>
              <w:rPr/>
            </w:pPr>
            <w:r>
              <w:rPr>
                <w:color w:val="000000"/>
                <w:rtl w:val="0"/>
              </w:rPr>
              <w:t xml:space="preserve">80万円</w:t>
            </w:r>
            <w:r>
              <w:rPr>
                <w:rtl w:val="0"/>
              </w:rPr>
            </w:r>
          </w:p>
        </w:tc>
        <w:tc>
          <w:tcPr>
            <w:tcMar>
              <w:top w:w="60.0" w:type="dxa"/>
              <w:left w:w="90.0" w:type="dxa"/>
              <w:bottom w:w="60.0" w:type="dxa"/>
              <w:right w:w="90.0" w:type="dxa"/>
            </w:tcMar>
          </w:tcPr>
          <w:p w:rsidR="00000000" w:rsidDel="00000000" w:rsidP="00000000" w:rsidRDefault="00000000" w:rsidRPr="00000000" w14:paraId="0000040F">
            <w:pPr>
              <w:rPr/>
            </w:pPr>
            <w:r>
              <w:rPr>
                <w:color w:val="000000"/>
                <w:rtl w:val="0"/>
              </w:rPr>
              <w:t xml:space="preserve">80万円</w:t>
            </w:r>
            <w:r>
              <w:rPr>
                <w:rtl w:val="0"/>
              </w:rPr>
            </w:r>
          </w:p>
        </w:tc>
        <w:tc>
          <w:tcPr>
            <w:tcMar>
              <w:top w:w="60.0" w:type="dxa"/>
              <w:left w:w="90.0" w:type="dxa"/>
              <w:bottom w:w="60.0" w:type="dxa"/>
              <w:right w:w="90.0" w:type="dxa"/>
            </w:tcMar>
          </w:tcPr>
          <w:p w:rsidR="00000000" w:rsidDel="00000000" w:rsidP="00000000" w:rsidRDefault="00000000" w:rsidRPr="00000000" w14:paraId="00000410">
            <w:pPr>
              <w:rPr/>
            </w:pPr>
            <w:r>
              <w:rPr>
                <w:color w:val="000000"/>
                <w:rtl w:val="0"/>
              </w:rPr>
              <w:t xml:space="preserve">80万円</w:t>
            </w:r>
            <w:r>
              <w:rPr>
                <w:rtl w:val="0"/>
              </w:rPr>
            </w:r>
          </w:p>
        </w:tc>
        <w:tc>
          <w:tcPr>
            <w:tcMar>
              <w:top w:w="60.0" w:type="dxa"/>
              <w:left w:w="90.0" w:type="dxa"/>
              <w:bottom w:w="60.0" w:type="dxa"/>
              <w:right w:w="90.0" w:type="dxa"/>
            </w:tcMar>
          </w:tcPr>
          <w:p w:rsidR="00000000" w:rsidDel="00000000" w:rsidP="00000000" w:rsidRDefault="00000000" w:rsidRPr="00000000" w14:paraId="00000411">
            <w:pPr>
              <w:rPr/>
            </w:pPr>
            <w:r>
              <w:rPr>
                <w:color w:val="000000"/>
                <w:rtl w:val="0"/>
              </w:rPr>
              <w:t xml:space="preserve">伏見桃山城運動公園の時間貸し・共同利用契約</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12">
            <w:pPr>
              <w:rPr/>
            </w:pPr>
            <w:r>
              <w:rPr>
                <w:b w:val="1"/>
                <w:bCs w:val="1"/>
                <w:color w:val="000000"/>
                <w:rtl w:val="0"/>
              </w:rPr>
              <w:t xml:space="preserve">事務費（システム・保険・会計等）</w:t>
            </w:r>
            <w:r>
              <w:rPr>
                <w:rtl w:val="0"/>
              </w:rPr>
            </w:r>
          </w:p>
        </w:tc>
        <w:tc>
          <w:tcPr>
            <w:tcMar>
              <w:top w:w="60.0" w:type="dxa"/>
              <w:left w:w="90.0" w:type="dxa"/>
              <w:bottom w:w="60.0" w:type="dxa"/>
              <w:right w:w="90.0" w:type="dxa"/>
            </w:tcMar>
          </w:tcPr>
          <w:p w:rsidR="00000000" w:rsidDel="00000000" w:rsidP="00000000" w:rsidRDefault="00000000" w:rsidRPr="00000000" w14:paraId="00000413">
            <w:pPr>
              <w:rPr/>
            </w:pPr>
            <w:r>
              <w:rPr>
                <w:color w:val="000000"/>
                <w:rtl w:val="0"/>
              </w:rPr>
              <w:t xml:space="preserve">80万円</w:t>
            </w:r>
            <w:r>
              <w:rPr>
                <w:rtl w:val="0"/>
              </w:rPr>
            </w:r>
          </w:p>
        </w:tc>
        <w:tc>
          <w:tcPr>
            <w:tcMar>
              <w:top w:w="60.0" w:type="dxa"/>
              <w:left w:w="90.0" w:type="dxa"/>
              <w:bottom w:w="60.0" w:type="dxa"/>
              <w:right w:w="90.0" w:type="dxa"/>
            </w:tcMar>
          </w:tcPr>
          <w:p w:rsidR="00000000" w:rsidDel="00000000" w:rsidP="00000000" w:rsidRDefault="00000000" w:rsidRPr="00000000" w14:paraId="00000414">
            <w:pPr>
              <w:rPr/>
            </w:pPr>
            <w:r>
              <w:rPr>
                <w:color w:val="000000"/>
                <w:rtl w:val="0"/>
              </w:rPr>
              <w:t xml:space="preserve">70万円</w:t>
            </w:r>
            <w:r>
              <w:rPr>
                <w:rtl w:val="0"/>
              </w:rPr>
            </w:r>
          </w:p>
        </w:tc>
        <w:tc>
          <w:tcPr>
            <w:tcMar>
              <w:top w:w="60.0" w:type="dxa"/>
              <w:left w:w="90.0" w:type="dxa"/>
              <w:bottom w:w="60.0" w:type="dxa"/>
              <w:right w:w="90.0" w:type="dxa"/>
            </w:tcMar>
          </w:tcPr>
          <w:p w:rsidR="00000000" w:rsidDel="00000000" w:rsidP="00000000" w:rsidRDefault="00000000" w:rsidRPr="00000000" w14:paraId="00000415">
            <w:pPr>
              <w:rPr/>
            </w:pPr>
            <w:r>
              <w:rPr>
                <w:color w:val="000000"/>
                <w:rtl w:val="0"/>
              </w:rPr>
              <w:t xml:space="preserve">60万円</w:t>
            </w:r>
            <w:r>
              <w:rPr>
                <w:rtl w:val="0"/>
              </w:rPr>
            </w:r>
          </w:p>
        </w:tc>
        <w:tc>
          <w:tcPr>
            <w:tcMar>
              <w:top w:w="60.0" w:type="dxa"/>
              <w:left w:w="90.0" w:type="dxa"/>
              <w:bottom w:w="60.0" w:type="dxa"/>
              <w:right w:w="90.0" w:type="dxa"/>
            </w:tcMar>
          </w:tcPr>
          <w:p w:rsidR="00000000" w:rsidDel="00000000" w:rsidP="00000000" w:rsidRDefault="00000000" w:rsidRPr="00000000" w14:paraId="00000416">
            <w:pPr>
              <w:rPr/>
            </w:pPr>
            <w:r>
              <w:rPr>
                <w:color w:val="000000"/>
                <w:rtl w:val="0"/>
              </w:rPr>
              <w:t xml:space="preserve">開校時のシステム導入費用等が年々減少</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17">
            <w:pPr>
              <w:rPr/>
            </w:pPr>
            <w:r>
              <w:rPr>
                <w:b w:val="1"/>
                <w:bCs w:val="1"/>
                <w:color w:val="000000"/>
                <w:rtl w:val="0"/>
              </w:rPr>
              <w:t xml:space="preserve">合計</w:t>
            </w:r>
            <w:r>
              <w:rPr>
                <w:rtl w:val="0"/>
              </w:rPr>
            </w:r>
          </w:p>
        </w:tc>
        <w:tc>
          <w:tcPr>
            <w:tcMar>
              <w:top w:w="60.0" w:type="dxa"/>
              <w:left w:w="90.0" w:type="dxa"/>
              <w:bottom w:w="60.0" w:type="dxa"/>
              <w:right w:w="90.0" w:type="dxa"/>
            </w:tcMar>
          </w:tcPr>
          <w:p w:rsidR="00000000" w:rsidDel="00000000" w:rsidP="00000000" w:rsidRDefault="00000000" w:rsidRPr="00000000" w14:paraId="00000418">
            <w:pPr>
              <w:rPr/>
            </w:pPr>
            <w:r>
              <w:rPr>
                <w:color w:val="000000"/>
                <w:rtl w:val="0"/>
              </w:rPr>
              <w:t xml:space="preserve">2,235万円</w:t>
            </w:r>
            <w:r>
              <w:rPr>
                <w:rtl w:val="0"/>
              </w:rPr>
            </w:r>
          </w:p>
        </w:tc>
        <w:tc>
          <w:tcPr>
            <w:tcMar>
              <w:top w:w="60.0" w:type="dxa"/>
              <w:left w:w="90.0" w:type="dxa"/>
              <w:bottom w:w="60.0" w:type="dxa"/>
              <w:right w:w="90.0" w:type="dxa"/>
            </w:tcMar>
          </w:tcPr>
          <w:p w:rsidR="00000000" w:rsidDel="00000000" w:rsidP="00000000" w:rsidRDefault="00000000" w:rsidRPr="00000000" w14:paraId="00000419">
            <w:pPr>
              <w:rPr/>
            </w:pPr>
            <w:r>
              <w:rPr>
                <w:color w:val="000000"/>
                <w:rtl w:val="0"/>
              </w:rPr>
              <w:t xml:space="preserve">1,890万円</w:t>
            </w:r>
            <w:r>
              <w:rPr>
                <w:rtl w:val="0"/>
              </w:rPr>
            </w:r>
          </w:p>
        </w:tc>
        <w:tc>
          <w:tcPr>
            <w:tcMar>
              <w:top w:w="60.0" w:type="dxa"/>
              <w:left w:w="90.0" w:type="dxa"/>
              <w:bottom w:w="60.0" w:type="dxa"/>
              <w:right w:w="90.0" w:type="dxa"/>
            </w:tcMar>
          </w:tcPr>
          <w:p w:rsidR="00000000" w:rsidDel="00000000" w:rsidP="00000000" w:rsidRDefault="00000000" w:rsidRPr="00000000" w14:paraId="0000041A">
            <w:pPr>
              <w:rPr/>
            </w:pPr>
            <w:r>
              <w:rPr>
                <w:color w:val="000000"/>
                <w:rtl w:val="0"/>
              </w:rPr>
              <w:t xml:space="preserve">1,580万円</w:t>
            </w:r>
            <w:r>
              <w:rPr>
                <w:rtl w:val="0"/>
              </w:rPr>
            </w:r>
          </w:p>
        </w:tc>
        <w:tc>
          <w:tcPr>
            <w:tcMar>
              <w:top w:w="60.0" w:type="dxa"/>
              <w:left w:w="90.0" w:type="dxa"/>
              <w:bottom w:w="60.0" w:type="dxa"/>
              <w:right w:w="90.0" w:type="dxa"/>
            </w:tcMar>
          </w:tcPr>
          <w:p w:rsidR="00000000" w:rsidDel="00000000" w:rsidP="00000000" w:rsidRDefault="00000000" w:rsidRPr="00000000" w14:paraId="0000041B">
            <w:pPr>
              <w:rPr/>
            </w:pPr>
            <w:r>
              <w:rPr>
                <w:color w:val="000000"/>
                <w:rtl w:val="0"/>
              </w:rPr>
              <w:t xml:space="preserve">—</w:t>
            </w:r>
            <w:r>
              <w:rPr>
                <w:rtl w:val="0"/>
              </w:rPr>
            </w:r>
          </w:p>
        </w:tc>
      </w:tr>
    </w:tbl>
    <w:p w:rsidR="00000000" w:rsidDel="00000000" w:rsidP="00000000" w:rsidRDefault="00000000" w:rsidRPr="00000000" w14:paraId="0000041C">
      <w:pPr>
        <w:spacing w:after="120" w:lineRule="auto"/>
        <w:rPr/>
      </w:pPr>
      <w:r>
        <w:rPr>
          <w:rtl w:val="0"/>
        </w:rPr>
      </w:r>
    </w:p>
    <w:p w:rsidR="00000000" w:rsidDel="00000000" w:rsidP="00000000" w:rsidRDefault="00000000" w:rsidRPr="00000000" w14:paraId="0000041D">
      <w:pPr>
        <w:spacing w:after="140" w:line="300" w:lineRule="auto"/>
        <w:rPr/>
      </w:pPr>
      <w:r>
        <w:rPr>
          <w:color w:val="595959"/>
          <w:sz w:val="16"/>
          <w:szCs w:val="16"/>
          <w:rtl w:val="0"/>
        </w:rPr>
        <w:t xml:space="preserve">年度が進むにつれて合計が減っているのは、主に施設賃借料（複合施設全体の契約規模拡大による割引深化）と募集・広報費（開校初期の認知獲得コストが内部送客中心の運用に移行して縮小）の2つが牽引している。光熱水費・教育材料費は生徒数増加に応じて緩やかに増加する一方、それを上回るペースでこの2項目が縮小する構造である。本内訳は確定値ではなく試算である。</w:t>
      </w:r>
      <w:r>
        <w:rPr>
          <w:rtl w:val="0"/>
        </w:rPr>
      </w:r>
    </w:p>
    <w:p w:rsidR="00000000" w:rsidDel="00000000" w:rsidP="00000000" w:rsidRDefault="00000000" w:rsidRPr="00000000" w14:paraId="0000041E">
      <w:pPr>
        <w:pStyle w:val="Heading3"/>
        <w:spacing w:after="160" w:before="300" w:lineRule="auto"/>
        <w:rPr/>
      </w:pPr>
      <w:r>
        <w:rPr>
          <w:b w:val="1"/>
          <w:bCs w:val="1"/>
          <w:color w:val="595959"/>
          <w:sz w:val="22"/>
          <w:szCs w:val="22"/>
          <w:rtl w:val="0"/>
        </w:rPr>
        <w:t xml:space="preserve">資金調達目標の見直し</w:t>
      </w:r>
      <w:del w:id="9290" w:author="Claude" w:date="2026-10-13T00:00:00Z">
        <w:r>
          <w:rPr>
            <w:b w:val="1"/>
            <w:bCs w:val="1"/>
            <w:color w:val="595959"/>
            <w:sz w:val="22"/>
            <w:szCs w:val="22"/>
            <w:rtl w:val="0"/>
          </w:rPr>
          <w:delText xml:space="preserve">（純固定費控除額）</w:delText>
        </w:r>
      </w:del>
      <w:ins w:id="9291" w:author="Claude" w:date="2026-10-13T00:00:00Z">
        <w:r>
          <w:rPr>
            <w:b w:val="1"/>
            <w:bCs w:val="1"/>
            <w:color w:val="595959"/>
            <w:sz w:val="22"/>
            <w:szCs w:val="22"/>
            <w:rtl w:val="0"/>
          </w:rPr>
          <w:t xml:space="preserve">（寄附・協賛等の収入）</w:t>
        </w:r>
      </w:ins>
      <w:r>
        <w:rPr>
          <w:rtl w:val="0"/>
        </w:rPr>
      </w:r>
    </w:p>
    <w:p w:rsidR="00000000" w:rsidDel="00000000" w:rsidP="00000000" w:rsidRDefault="00000000" w:rsidRPr="00000000" w14:paraId="0000041F">
      <w:pPr>
        <w:spacing w:after="140" w:line="360" w:lineRule="auto"/>
        <w:rPr/>
      </w:pPr>
      <w:r>
        <w:rPr>
          <w:color w:val="000000"/>
          <w:rtl w:val="0"/>
        </w:rPr>
        <w:t xml:space="preserve">併設事業（夜間学習塾・ゴールフリー高等学院）からの施設利用料収入は、学校法人単体の収支から除外する方針としたため、</w:t>
      </w:r>
      <w:del w:id="9292" w:author="Claude" w:date="2026-10-13T00:00:00Z">
        <w:r>
          <w:rPr>
            <w:color w:val="000000"/>
            <w:rtl w:val="0"/>
          </w:rPr>
          <w:delText xml:space="preserve">純固定費控除額は寄付金・CSR協賛のみで構成する。</w:delText>
        </w:r>
      </w:del>
      <w:ins w:id="9293" w:author="Claude" w:date="2026-10-13T00:00:00Z">
        <w:r>
          <w:rPr>
            <w:color w:val="000000"/>
            <w:rtl w:val="0"/>
          </w:rPr>
          <w:t xml:space="preserve">寄附・協賛等の収入は寄付金・CSR協賛のみで構成する（確約額・入金時期・使途・条件・継続性・対価性を確認する）。</w:t>
        </w:r>
      </w:ins>
      <w:r>
        <w:rPr>
          <w:rtl w:val="0"/>
        </w:rPr>
      </w:r>
    </w:p>
    <w:tbl>
      <w:tblPr>
        <w:tblStyle w:val="Table31"/>
        <w:tblW w:w="9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900"/>
        <w:gridCol w:w="2700"/>
        <w:tblGridChange w:id="0">
          <w:tblGrid>
            <w:gridCol w:w="3500"/>
            <w:gridCol w:w="2900"/>
            <w:gridCol w:w="2700"/>
          </w:tblGrid>
        </w:tblGridChange>
      </w:tblGrid>
      <w:tr>
        <w:trPr>
          <w:cantSplit w:val="0"/>
          <w:tblHeader w:val="1"/>
        </w:trPr>
        <w:tc>
          <w:tcPr>
            <w:shd w:fill="1e2761" w:val="clear"/>
            <w:tcMar>
              <w:top w:w="60.0" w:type="dxa"/>
              <w:left w:w="90.0" w:type="dxa"/>
              <w:bottom w:w="60.0" w:type="dxa"/>
              <w:right w:w="90.0" w:type="dxa"/>
            </w:tcMar>
          </w:tcPr>
          <w:p w:rsidR="00000000" w:rsidDel="00000000" w:rsidP="00000000" w:rsidRDefault="00000000" w:rsidRPr="00000000" w14:paraId="00000420">
            <w:pPr>
              <w:jc w:val="center"/>
              <w:rPr/>
            </w:pPr>
            <w:r>
              <w:rPr>
                <w:b w:val="1"/>
                <w:bCs w:val="1"/>
                <w:color w:val="ffffff"/>
                <w:sz w:val="18"/>
                <w:szCs w:val="18"/>
                <w:rtl w:val="0"/>
              </w:rPr>
              <w:t xml:space="preserve">資金源</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421">
            <w:pPr>
              <w:jc w:val="center"/>
              <w:rPr/>
            </w:pPr>
            <w:r>
              <w:rPr>
                <w:b w:val="1"/>
                <w:bCs w:val="1"/>
                <w:color w:val="ffffff"/>
                <w:sz w:val="18"/>
                <w:szCs w:val="18"/>
                <w:rtl w:val="0"/>
              </w:rPr>
              <w:t xml:space="preserve">当初目標</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422">
            <w:pPr>
              <w:jc w:val="center"/>
              <w:rPr/>
            </w:pPr>
            <w:r>
              <w:rPr>
                <w:b w:val="1"/>
                <w:bCs w:val="1"/>
                <w:color w:val="ffffff"/>
                <w:sz w:val="18"/>
                <w:szCs w:val="18"/>
                <w:rtl w:val="0"/>
              </w:rPr>
              <w:t xml:space="preserve">現行目標</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23">
            <w:pPr>
              <w:rPr/>
            </w:pPr>
            <w:r>
              <w:rPr>
                <w:b w:val="1"/>
                <w:bCs w:val="1"/>
                <w:color w:val="000000"/>
                <w:rtl w:val="0"/>
              </w:rPr>
              <w:t xml:space="preserve">OB/OG・財界人寄付金（成基みらい教育基金）</w:t>
            </w:r>
            <w:r>
              <w:rPr>
                <w:rtl w:val="0"/>
              </w:rPr>
            </w:r>
          </w:p>
        </w:tc>
        <w:tc>
          <w:tcPr>
            <w:tcMar>
              <w:top w:w="60.0" w:type="dxa"/>
              <w:left w:w="90.0" w:type="dxa"/>
              <w:bottom w:w="60.0" w:type="dxa"/>
              <w:right w:w="90.0" w:type="dxa"/>
            </w:tcMar>
          </w:tcPr>
          <w:p w:rsidR="00000000" w:rsidDel="00000000" w:rsidP="00000000" w:rsidRDefault="00000000" w:rsidRPr="00000000" w14:paraId="00000424">
            <w:pPr>
              <w:rPr/>
            </w:pPr>
            <w:r>
              <w:rPr>
                <w:color w:val="000000"/>
                <w:rtl w:val="0"/>
              </w:rPr>
              <w:t xml:space="preserve">800万円</w:t>
            </w:r>
            <w:r>
              <w:rPr>
                <w:rtl w:val="0"/>
              </w:rPr>
            </w:r>
          </w:p>
        </w:tc>
        <w:tc>
          <w:tcPr>
            <w:tcMar>
              <w:top w:w="60.0" w:type="dxa"/>
              <w:left w:w="90.0" w:type="dxa"/>
              <w:bottom w:w="60.0" w:type="dxa"/>
              <w:right w:w="90.0" w:type="dxa"/>
            </w:tcMar>
          </w:tcPr>
          <w:p w:rsidR="00000000" w:rsidDel="00000000" w:rsidP="00000000" w:rsidRDefault="00000000" w:rsidRPr="00000000" w14:paraId="00000425">
            <w:pPr>
              <w:rPr/>
            </w:pPr>
            <w:r>
              <w:rPr>
                <w:color w:val="000000"/>
                <w:rtl w:val="0"/>
              </w:rPr>
              <w:t xml:space="preserve">1,500万円</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26">
            <w:pPr>
              <w:rPr/>
            </w:pPr>
            <w:r>
              <w:rPr>
                <w:b w:val="1"/>
                <w:bCs w:val="1"/>
                <w:color w:val="000000"/>
                <w:rtl w:val="0"/>
              </w:rPr>
              <w:t xml:space="preserve">企業CSR協賛・探究提携費</w:t>
            </w:r>
            <w:r>
              <w:rPr>
                <w:rtl w:val="0"/>
              </w:rPr>
            </w:r>
          </w:p>
        </w:tc>
        <w:tc>
          <w:tcPr>
            <w:tcMar>
              <w:top w:w="60.0" w:type="dxa"/>
              <w:left w:w="90.0" w:type="dxa"/>
              <w:bottom w:w="60.0" w:type="dxa"/>
              <w:right w:w="90.0" w:type="dxa"/>
            </w:tcMar>
          </w:tcPr>
          <w:p w:rsidR="00000000" w:rsidDel="00000000" w:rsidP="00000000" w:rsidRDefault="00000000" w:rsidRPr="00000000" w14:paraId="00000427">
            <w:pPr>
              <w:rPr/>
            </w:pPr>
            <w:r>
              <w:rPr>
                <w:color w:val="000000"/>
                <w:rtl w:val="0"/>
              </w:rPr>
              <w:t xml:space="preserve">400万円</w:t>
            </w:r>
            <w:r>
              <w:rPr>
                <w:rtl w:val="0"/>
              </w:rPr>
            </w:r>
          </w:p>
        </w:tc>
        <w:tc>
          <w:tcPr>
            <w:tcMar>
              <w:top w:w="60.0" w:type="dxa"/>
              <w:left w:w="90.0" w:type="dxa"/>
              <w:bottom w:w="60.0" w:type="dxa"/>
              <w:right w:w="90.0" w:type="dxa"/>
            </w:tcMar>
          </w:tcPr>
          <w:p w:rsidR="00000000" w:rsidDel="00000000" w:rsidP="00000000" w:rsidRDefault="00000000" w:rsidRPr="00000000" w14:paraId="00000428">
            <w:pPr>
              <w:rPr/>
            </w:pPr>
            <w:r>
              <w:rPr>
                <w:color w:val="000000"/>
                <w:rtl w:val="0"/>
              </w:rPr>
              <w:t xml:space="preserve">1,000万円</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29">
            <w:pPr>
              <w:rPr/>
            </w:pPr>
            <w:del w:id="9294" w:author="Claude" w:date="2026-10-13T00:00:00Z">
              <w:r>
                <w:rPr>
                  <w:b w:val="1"/>
                  <w:bCs w:val="1"/>
                  <w:color w:val="000000"/>
                  <w:rtl w:val="0"/>
                </w:rPr>
                <w:delText xml:space="preserve">合計（純固定費控除額）</w:delText>
              </w:r>
            </w:del>
            <w:ins w:id="9295" w:author="Claude" w:date="2026-10-13T00:00:00Z">
              <w:r>
                <w:rPr>
                  <w:b w:val="1"/>
                  <w:bCs w:val="1"/>
                  <w:color w:val="000000"/>
                  <w:rtl w:val="0"/>
                </w:rPr>
                <w:t xml:space="preserve">合計（寄附・協賛等の収入）</w:t>
              </w:r>
            </w:ins>
            <w:r>
              <w:rPr>
                <w:rtl w:val="0"/>
              </w:rPr>
            </w:r>
          </w:p>
        </w:tc>
        <w:tc>
          <w:tcPr>
            <w:tcMar>
              <w:top w:w="60.0" w:type="dxa"/>
              <w:left w:w="90.0" w:type="dxa"/>
              <w:bottom w:w="60.0" w:type="dxa"/>
              <w:right w:w="90.0" w:type="dxa"/>
            </w:tcMar>
          </w:tcPr>
          <w:p w:rsidR="00000000" w:rsidDel="00000000" w:rsidP="00000000" w:rsidRDefault="00000000" w:rsidRPr="00000000" w14:paraId="0000042A">
            <w:pPr>
              <w:rPr/>
            </w:pPr>
            <w:r>
              <w:rPr>
                <w:color w:val="000000"/>
                <w:rtl w:val="0"/>
              </w:rPr>
              <w:t xml:space="preserve">1,200万円</w:t>
            </w:r>
            <w:r>
              <w:rPr>
                <w:rtl w:val="0"/>
              </w:rPr>
            </w:r>
          </w:p>
        </w:tc>
        <w:tc>
          <w:tcPr>
            <w:tcMar>
              <w:top w:w="60.0" w:type="dxa"/>
              <w:left w:w="90.0" w:type="dxa"/>
              <w:bottom w:w="60.0" w:type="dxa"/>
              <w:right w:w="90.0" w:type="dxa"/>
            </w:tcMar>
          </w:tcPr>
          <w:p w:rsidR="00000000" w:rsidDel="00000000" w:rsidP="00000000" w:rsidRDefault="00000000" w:rsidRPr="00000000" w14:paraId="0000042B">
            <w:pPr>
              <w:rPr/>
            </w:pPr>
            <w:r>
              <w:rPr>
                <w:color w:val="000000"/>
                <w:rtl w:val="0"/>
              </w:rPr>
              <w:t xml:space="preserve">2,500万円</w:t>
            </w:r>
            <w:r>
              <w:rPr>
                <w:rtl w:val="0"/>
              </w:rPr>
            </w:r>
          </w:p>
        </w:tc>
      </w:tr>
    </w:tbl>
    <w:p w:rsidR="00000000" w:rsidDel="00000000" w:rsidP="00000000" w:rsidRDefault="00000000" w:rsidRPr="00000000" w14:paraId="0000042C">
      <w:pPr>
        <w:spacing w:after="120" w:lineRule="auto"/>
        <w:rPr/>
      </w:pPr>
      <w:r>
        <w:rPr>
          <w:rtl w:val="0"/>
        </w:rPr>
      </w:r>
    </w:p>
    <w:p w:rsidR="00000000" w:rsidDel="00000000" w:rsidP="00000000" w:rsidRDefault="00000000" w:rsidRPr="00000000" w14:paraId="0000042D">
      <w:pPr>
        <w:spacing w:after="140" w:line="300" w:lineRule="auto"/>
        <w:rPr/>
      </w:pPr>
      <w:r>
        <w:rPr>
          <w:color w:val="595959"/>
          <w:sz w:val="16"/>
          <w:szCs w:val="16"/>
          <w:rtl w:val="0"/>
        </w:rPr>
        <w:t xml:space="preserve">従来の試算で計上していた「施設共用益2,500万円」（オルタナティブスクール・ゴールフリー高等学院からの施設利用料収入）は、学校法人単体の収支には含めない方針としたため、この表からは除外している。</w:t>
      </w:r>
      <w:r>
        <w:rPr>
          <w:rtl w:val="0"/>
        </w:rPr>
      </w:r>
    </w:p>
    <w:p w:rsidR="00000000" w:rsidDel="00000000" w:rsidP="00000000" w:rsidRDefault="00000000" w:rsidRPr="00000000" w14:paraId="0000042E">
      <w:pPr>
        <w:pStyle w:val="Heading3"/>
        <w:spacing w:after="160" w:before="300" w:lineRule="auto"/>
        <w:rPr/>
      </w:pPr>
      <w:r>
        <w:rPr>
          <w:b w:val="1"/>
          <w:bCs w:val="1"/>
          <w:color w:val="595959"/>
          <w:sz w:val="22"/>
          <w:szCs w:val="22"/>
          <w:rtl w:val="0"/>
        </w:rPr>
        <w:t xml:space="preserve">私学助成（経常費補助）の確認事項</w:t>
      </w:r>
      <w:r>
        <w:rPr>
          <w:rtl w:val="0"/>
        </w:rPr>
      </w:r>
    </w:p>
    <w:p w:rsidR="00000000" w:rsidDel="00000000" w:rsidP="00000000" w:rsidRDefault="00000000" w:rsidRPr="00000000" w14:paraId="0000042F">
      <w:pPr>
        <w:widowControl w:val="1"/>
        <w:numPr>
          <w:ilvl w:val="0"/>
          <w:numId w:val="3"/>
        </w:numPr>
        <w:spacing w:after="100" w:line="300" w:lineRule="auto"/>
        <w:ind w:left="420" w:hanging="210"/>
        <w:rPr/>
      </w:pPr>
      <w:r>
        <w:rPr>
          <w:color w:val="000000"/>
          <w:rtl w:val="0"/>
        </w:rPr>
        <w:t xml:space="preserve">都道府県の私立中学校向け経常費補助が学びの多様化学校（特別の教育課程を実施する私立中学校）にも適用されるか、京都府私学課へ早期に確認する。適用されれば、生徒1人あたり年間で一定額の補助が見込め、収支改善効果が最も大きい可能性がある（10.2のシナリオ2を参照）。</w:t>
      </w:r>
      <w:r>
        <w:rPr>
          <w:rtl w:val="0"/>
        </w:rPr>
      </w:r>
    </w:p>
    <w:p w:rsidR="00000000" w:rsidDel="00000000" w:rsidP="00000000" w:rsidRDefault="00000000" w:rsidRPr="00000000" w14:paraId="00000430">
      <w:pPr>
        <w:widowControl w:val="1"/>
        <w:numPr>
          <w:ilvl w:val="0"/>
          <w:numId w:val="3"/>
        </w:numPr>
        <w:spacing w:after="100" w:line="300" w:lineRule="auto"/>
        <w:ind w:left="420" w:hanging="210"/>
        <w:rPr/>
      </w:pPr>
      <w:r>
        <w:rPr>
          <w:color w:val="000000"/>
          <w:rtl w:val="0"/>
        </w:rPr>
        <w:t xml:space="preserve">私立小中学校等に通う児童生徒への経済的支援に関する実証事業（文部科学省）：世帯年収400万円未満・資産600万円以下の家庭を対象に、生徒1人あたり最大年10万円が学校を通じて授業料へ充当される制度。直接の学校収入増ではないが、対象世帯の学費負担を軽減し、募集力（CAC低減）と定着率の向上に寄与する。</w:t>
      </w:r>
      <w:r>
        <w:rPr>
          <w:rtl w:val="0"/>
        </w:rPr>
      </w:r>
    </w:p>
    <w:p w:rsidR="00000000" w:rsidDel="00000000" w:rsidP="00000000" w:rsidRDefault="00000000" w:rsidRPr="00000000" w14:paraId="00000431">
      <w:pPr>
        <w:pStyle w:val="Heading2"/>
        <w:spacing w:after="160" w:before="300" w:lineRule="auto"/>
        <w:rPr/>
      </w:pPr>
      <w:r>
        <w:rPr>
          <w:b w:val="1"/>
          <w:bCs w:val="1"/>
          <w:color w:val="990011"/>
          <w:rtl w:val="0"/>
        </w:rPr>
        <w:t xml:space="preserve">10.5　KGI・KPIの想定</w:t>
      </w:r>
      <w:r>
        <w:rPr>
          <w:rtl w:val="0"/>
        </w:rPr>
      </w:r>
    </w:p>
    <w:tbl>
      <w:tblPr>
        <w:tblStyle w:val="Table32"/>
        <w:tblW w:w="9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900"/>
        <w:tblGridChange w:id="0">
          <w:tblGrid>
            <w:gridCol w:w="3200"/>
            <w:gridCol w:w="5900"/>
          </w:tblGrid>
        </w:tblGridChange>
      </w:tblGrid>
      <w:tr>
        <w:trPr>
          <w:cantSplit w:val="0"/>
          <w:tblHeader w:val="1"/>
        </w:trPr>
        <w:tc>
          <w:tcPr>
            <w:shd w:fill="1e2761" w:val="clear"/>
            <w:tcMar>
              <w:top w:w="60.0" w:type="dxa"/>
              <w:left w:w="90.0" w:type="dxa"/>
              <w:bottom w:w="60.0" w:type="dxa"/>
              <w:right w:w="90.0" w:type="dxa"/>
            </w:tcMar>
          </w:tcPr>
          <w:p w:rsidR="00000000" w:rsidDel="00000000" w:rsidP="00000000" w:rsidRDefault="00000000" w:rsidRPr="00000000" w14:paraId="00000432">
            <w:pPr>
              <w:jc w:val="center"/>
              <w:rPr/>
            </w:pPr>
            <w:r>
              <w:rPr>
                <w:b w:val="1"/>
                <w:bCs w:val="1"/>
                <w:color w:val="ffffff"/>
                <w:sz w:val="18"/>
                <w:szCs w:val="18"/>
                <w:rtl w:val="0"/>
              </w:rPr>
              <w:t xml:space="preserve">指標</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433">
            <w:pPr>
              <w:jc w:val="center"/>
              <w:rPr/>
            </w:pPr>
            <w:r>
              <w:rPr>
                <w:b w:val="1"/>
                <w:bCs w:val="1"/>
                <w:color w:val="ffffff"/>
                <w:sz w:val="18"/>
                <w:szCs w:val="18"/>
                <w:rtl w:val="0"/>
              </w:rPr>
              <w:t xml:space="preserve">目標</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34">
            <w:pPr>
              <w:rPr/>
            </w:pPr>
            <w:del w:id="9383" w:author="Claude" w:date="2026-10-13T00:00:00Z">
              <w:r>
                <w:rPr>
                  <w:b w:val="1"/>
                  <w:bCs w:val="1"/>
                  <w:color w:val="000000"/>
                  <w:rtl w:val="0"/>
                </w:rPr>
                <w:delText xml:space="preserve">KGI-1　生徒充足率</w:delText>
              </w:r>
            </w:del>
            <w:ins w:id="9384" w:author="Claude" w:date="2026-10-13T00:00:00Z">
              <w:r>
                <w:rPr>
                  <w:b w:val="1"/>
                  <w:bCs w:val="1"/>
                  <w:color w:val="000000"/>
                  <w:rtl w:val="0"/>
                </w:rPr>
                <w:t xml:space="preserve">KGI-1　在籍数</w:t>
              </w:r>
            </w:ins>
            <w:r>
              <w:rPr>
                <w:rtl w:val="0"/>
              </w:rPr>
            </w:r>
          </w:p>
        </w:tc>
        <w:tc>
          <w:tcPr>
            <w:tcMar>
              <w:top w:w="60.0" w:type="dxa"/>
              <w:left w:w="90.0" w:type="dxa"/>
              <w:bottom w:w="60.0" w:type="dxa"/>
              <w:right w:w="90.0" w:type="dxa"/>
            </w:tcMar>
          </w:tcPr>
          <w:p w:rsidR="00000000" w:rsidDel="00000000" w:rsidP="00000000" w:rsidRDefault="00000000" w:rsidRPr="00000000" w14:paraId="00000435">
            <w:pPr>
              <w:rPr/>
            </w:pPr>
            <w:del w:id="9296" w:author="Claude" w:date="2026-10-13T00:00:00Z">
              <w:r>
                <w:rPr>
                  <w:color w:val="000000"/>
                  <w:rtl w:val="0"/>
                </w:rPr>
                <w:delText xml:space="preserve">2031年度までに定員90名の100%充足</w:delText>
              </w:r>
            </w:del>
            <w:ins w:id="9297" w:author="Claude" w:date="2026-10-13T00:00:00Z">
              <w:r>
                <w:rPr>
                  <w:color w:val="000000"/>
                  <w:rtl w:val="0"/>
                </w:rPr>
                <w:t xml:space="preserve">2031年度に在籍90名を募集目標とする（契約・勤務・教育品質・資金を確認しながら拡充）</w:t>
              </w:r>
            </w:ins>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36">
            <w:pPr>
              <w:rPr/>
            </w:pPr>
            <w:del w:id="9298" w:author="Claude" w:date="2026-10-13T00:00:00Z">
              <w:r>
                <w:rPr>
                  <w:b w:val="1"/>
                  <w:bCs w:val="1"/>
                  <w:color w:val="000000"/>
                  <w:rtl w:val="0"/>
                </w:rPr>
                <w:delText xml:space="preserve">KGI-2　限界利益率</w:delText>
              </w:r>
            </w:del>
            <w:ins w:id="9299" w:author="Claude" w:date="2026-10-13T00:00:00Z">
              <w:r>
                <w:rPr>
                  <w:b w:val="1"/>
                  <w:bCs w:val="1"/>
                  <w:color w:val="000000"/>
                  <w:rtl w:val="0"/>
                </w:rPr>
                <w:t xml:space="preserve">KGI-2　事業別収支・資金</w:t>
              </w:r>
            </w:ins>
            <w:r>
              <w:rPr>
                <w:rtl w:val="0"/>
              </w:rPr>
            </w:r>
          </w:p>
        </w:tc>
        <w:tc>
          <w:tcPr>
            <w:tcMar>
              <w:top w:w="60.0" w:type="dxa"/>
              <w:left w:w="90.0" w:type="dxa"/>
              <w:bottom w:w="60.0" w:type="dxa"/>
              <w:right w:w="90.0" w:type="dxa"/>
            </w:tcMar>
          </w:tcPr>
          <w:p w:rsidR="00000000" w:rsidDel="00000000" w:rsidP="00000000" w:rsidRDefault="00000000" w:rsidRPr="00000000" w14:paraId="00000437">
            <w:pPr>
              <w:rPr/>
            </w:pPr>
            <w:del w:id="9300" w:author="Claude" w:date="2026-10-13T00:00:00Z">
              <w:r>
                <w:rPr>
                  <w:color w:val="000000"/>
                  <w:rtl w:val="0"/>
                </w:rPr>
                <w:delText xml:space="preserve">85%以上を維持</w:delText>
              </w:r>
            </w:del>
            <w:ins w:id="9301" w:author="Claude" w:date="2026-10-13T00:00:00Z">
              <w:r>
                <w:rPr>
                  <w:color w:val="000000"/>
                  <w:rtl w:val="0"/>
                </w:rPr>
                <w:t xml:space="preserve">事業別収支と最低資金残高を月次で管理する（直接費控除率85.7%は学校全体の利益率として扱わない）</w:t>
              </w:r>
            </w:ins>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38">
            <w:pPr>
              <w:rPr/>
            </w:pPr>
            <w:del w:id="9302" w:author="Claude" w:date="2026-10-13T00:00:00Z">
              <w:r>
                <w:rPr>
                  <w:b w:val="1"/>
                  <w:bCs w:val="1"/>
                  <w:color w:val="000000"/>
                  <w:rtl w:val="0"/>
                </w:rPr>
                <w:delText xml:space="preserve">KGI-3　純固定費控除額</w:delText>
              </w:r>
            </w:del>
            <w:ins w:id="9303" w:author="Claude" w:date="2026-10-13T00:00:00Z">
              <w:r>
                <w:rPr>
                  <w:b w:val="1"/>
                  <w:bCs w:val="1"/>
                  <w:color w:val="000000"/>
                  <w:rtl w:val="0"/>
                </w:rPr>
                <w:t xml:space="preserve">KGI-3　寄附・協賛等の収入</w:t>
              </w:r>
            </w:ins>
            <w:r>
              <w:rPr>
                <w:rtl w:val="0"/>
              </w:rPr>
            </w:r>
          </w:p>
        </w:tc>
        <w:tc>
          <w:tcPr>
            <w:tcMar>
              <w:top w:w="60.0" w:type="dxa"/>
              <w:left w:w="90.0" w:type="dxa"/>
              <w:bottom w:w="60.0" w:type="dxa"/>
              <w:right w:w="90.0" w:type="dxa"/>
            </w:tcMar>
          </w:tcPr>
          <w:p w:rsidR="00000000" w:rsidDel="00000000" w:rsidP="00000000" w:rsidRDefault="00000000" w:rsidRPr="00000000" w14:paraId="00000439">
            <w:pPr>
              <w:rPr/>
            </w:pPr>
            <w:del w:id="9304" w:author="Claude" w:date="2026-10-13T00:00:00Z">
              <w:r>
                <w:rPr>
                  <w:color w:val="000000"/>
                  <w:rtl w:val="0"/>
                </w:rPr>
                <w:delText xml:space="preserve">2,500万円（</w:delText>
              </w:r>
            </w:del>
            <w:ins w:id="9305" w:author="Claude" w:date="2026-10-13T00:00:00Z">
              <w:r>
                <w:rPr>
                  <w:color w:val="000000"/>
                  <w:rtl w:val="0"/>
                </w:rPr>
                <w:t xml:space="preserve">確約額と入金を管理。2,500万円（</w:t>
              </w:r>
            </w:ins>
            <w:r>
              <w:rPr>
                <w:color w:val="000000"/>
                <w:rtl w:val="0"/>
              </w:rPr>
              <w:t xml:space="preserve">寄付1,500万円・CSR1,000万円。私学助成が確認できれば別途上振れ）</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3A">
            <w:pPr>
              <w:rPr/>
            </w:pPr>
            <w:r>
              <w:rPr>
                <w:b w:val="1"/>
                <w:bCs w:val="1"/>
                <w:color w:val="000000"/>
                <w:rtl w:val="0"/>
              </w:rPr>
              <w:t xml:space="preserve">KPI　獲得単価（CAC）</w:t>
            </w:r>
            <w:r>
              <w:rPr>
                <w:rtl w:val="0"/>
              </w:rPr>
            </w:r>
          </w:p>
        </w:tc>
        <w:tc>
          <w:tcPr>
            <w:tcMar>
              <w:top w:w="60.0" w:type="dxa"/>
              <w:left w:w="90.0" w:type="dxa"/>
              <w:bottom w:w="60.0" w:type="dxa"/>
              <w:right w:w="90.0" w:type="dxa"/>
            </w:tcMar>
          </w:tcPr>
          <w:p w:rsidR="00000000" w:rsidDel="00000000" w:rsidP="00000000" w:rsidRDefault="00000000" w:rsidRPr="00000000" w14:paraId="0000043B">
            <w:pPr>
              <w:rPr/>
            </w:pPr>
            <w:r>
              <w:rPr>
                <w:color w:val="000000"/>
                <w:rtl w:val="0"/>
              </w:rPr>
              <w:t xml:space="preserve">入学者1名あたり10万円以下</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3C">
            <w:pPr>
              <w:rPr/>
            </w:pPr>
            <w:r>
              <w:rPr>
                <w:b w:val="1"/>
                <w:bCs w:val="1"/>
                <w:color w:val="000000"/>
                <w:rtl w:val="0"/>
              </w:rPr>
              <w:t xml:space="preserve">KPI　定着・転入率</w:t>
            </w:r>
            <w:r>
              <w:rPr>
                <w:rtl w:val="0"/>
              </w:rPr>
            </w:r>
          </w:p>
        </w:tc>
        <w:tc>
          <w:tcPr>
            <w:tcMar>
              <w:top w:w="60.0" w:type="dxa"/>
              <w:left w:w="90.0" w:type="dxa"/>
              <w:bottom w:w="60.0" w:type="dxa"/>
              <w:right w:w="90.0" w:type="dxa"/>
            </w:tcMar>
          </w:tcPr>
          <w:p w:rsidR="00000000" w:rsidDel="00000000" w:rsidP="00000000" w:rsidRDefault="00000000" w:rsidRPr="00000000" w14:paraId="0000043D">
            <w:pPr>
              <w:rPr/>
            </w:pPr>
            <w:del w:id="9306" w:author="Claude" w:date="2026-10-13T00:00:00Z">
              <w:r>
                <w:rPr>
                  <w:color w:val="000000"/>
                  <w:rtl w:val="0"/>
                </w:rPr>
                <w:delText xml:space="preserve">在校生の年度継続率を高水準で維持し、オルタナティブスクールからの転籍を軸に安定確保</w:delText>
              </w:r>
            </w:del>
            <w:ins w:id="9307" w:author="Claude" w:date="2026-10-13T00:00:00Z">
              <w:r>
                <w:rPr>
                  <w:color w:val="000000"/>
                  <w:rtl w:val="0"/>
                </w:rPr>
                <w:t xml:space="preserve">在校生の年度継続率を把握する。転出・退学時も教育記録と支援を引き継ぐ（オルタナティブスクールからの転籍を前提にしない）</w:t>
              </w:r>
            </w:ins>
            <w:r>
              <w:rPr>
                <w:rtl w:val="0"/>
              </w:rPr>
            </w:r>
          </w:p>
        </w:tc>
      </w:tr>
    </w:tbl>
    <w:p w:rsidR="00000000" w:rsidDel="00000000" w:rsidP="00000000" w:rsidRDefault="00000000" w:rsidRPr="00000000" w14:paraId="0000043E">
      <w:pPr>
        <w:spacing w:after="120" w:lineRule="auto"/>
        <w:rPr/>
      </w:pPr>
      <w:r>
        <w:rPr>
          <w:rtl w:val="0"/>
        </w:rPr>
      </w:r>
    </w:p>
    <w:p>
      <w:pPr>
        <w:spacing w:after="140" w:line="360" w:lineRule="auto"/>
        <w:rPr>
          <w:ins w:id="9308" w:author="Claude" w:date="2026-10-13T00:00:00Z"/>
        </w:rPr>
      </w:pPr>
      <w:ins w:id="9309" w:author="Claude" w:date="2026-10-13T00:00:00Z">
        <w:r>
          <w:rPr>
            <w:color w:val="000000"/>
            <w:rtl w:val="0"/>
          </w:rPr>
          <w:t xml:space="preserve">教育・生徒支援の指標：本人の安心感と参加の意思、学習の到達・成果、相談につながる状況、保護者の負担・納得、合理的配慮、進路選択、事故・苦情・支援の改善を把握する。登校復帰のみを唯一の成功指標にしない。定員充足・獲得単価・寄附目標だけで成否を判断しない。</w:t>
        </w:r>
      </w:ins>
    </w:p>
    <w:p w:rsidR="00000000" w:rsidDel="00000000" w:rsidP="00000000" w:rsidRDefault="00000000" w:rsidRPr="00000000" w14:paraId="0000043F">
      <w:pPr>
        <w:pStyle w:val="Heading2"/>
        <w:pageBreakBefore w:val="1"/>
        <w:spacing w:after="160" w:before="300" w:lineRule="auto"/>
        <w:rPr/>
      </w:pPr>
      <w:r>
        <w:rPr>
          <w:b w:val="1"/>
          <w:bCs w:val="1"/>
          <w:color w:val="990011"/>
          <w:rtl w:val="0"/>
        </w:rPr>
        <w:t xml:space="preserve">10.6　成基が京都で学びの多様化学校を設立する意味</w:t>
      </w:r>
      <w:r>
        <w:rPr>
          <w:rtl w:val="0"/>
        </w:rPr>
      </w:r>
    </w:p>
    <w:p w:rsidR="00000000" w:rsidDel="00000000" w:rsidP="00000000" w:rsidRDefault="00000000" w:rsidRPr="00000000" w14:paraId="00000440">
      <w:pPr>
        <w:widowControl w:val="1"/>
        <w:numPr>
          <w:ilvl w:val="0"/>
          <w:numId w:val="3"/>
        </w:numPr>
        <w:spacing w:after="100" w:line="300" w:lineRule="auto"/>
        <w:ind w:left="420" w:hanging="210"/>
        <w:rPr/>
      </w:pPr>
      <w:del w:id="9310" w:author="Claude" w:date="2026-10-13T00:00:00Z">
        <w:r>
          <w:rPr>
            <w:color w:val="000000"/>
            <w:rtl w:val="0"/>
          </w:rPr>
          <w:delText xml:space="preserve">絶望的な需給ギャップの解消：京都府内の不登校中学生約3,900名に対し、公立の受け皿は2校・定員55名（カバー率約3%）にとどまり、私立の受け皿は皆無である。</w:delText>
        </w:r>
      </w:del>
      <w:ins w:id="9311" w:author="Claude" w:date="2026-10-13T00:00:00Z">
        <w:r>
          <w:rPr>
            <w:color w:val="000000"/>
            <w:rtl w:val="0"/>
          </w:rPr>
          <w:t xml:space="preserve">学びの選択肢の拡充：京都府内の不登校中学生3,897名（令和6年度）に対し、府内の学びの多様化学校は京都市立の2校で、私立の学びの多様化学校はない。</w:t>
        </w:r>
      </w:ins>
      <w:r>
        <w:rPr>
          <w:rtl w:val="0"/>
        </w:rPr>
      </w:r>
    </w:p>
    <w:p w:rsidR="00000000" w:rsidDel="00000000" w:rsidP="00000000" w:rsidRDefault="00000000" w:rsidRPr="00000000" w14:paraId="00000441">
      <w:pPr>
        <w:widowControl w:val="1"/>
        <w:numPr>
          <w:ilvl w:val="0"/>
          <w:numId w:val="3"/>
        </w:numPr>
        <w:spacing w:after="100" w:line="300" w:lineRule="auto"/>
        <w:ind w:left="420" w:hanging="210"/>
        <w:rPr/>
      </w:pPr>
      <w:r>
        <w:rPr>
          <w:color w:val="000000"/>
          <w:rtl w:val="0"/>
        </w:rPr>
        <w:t xml:space="preserve">伏見・京都南部の空白地帯の開拓：伏見区を含む京都南部エリアは人口約28万人を抱えながら、学びの多様化学校が存在しない空白地帯である。</w:t>
      </w:r>
      <w:r>
        <w:rPr>
          <w:rtl w:val="0"/>
        </w:rPr>
      </w:r>
    </w:p>
    <w:p w:rsidR="00000000" w:rsidDel="00000000" w:rsidP="00000000" w:rsidRDefault="00000000" w:rsidRPr="00000000" w14:paraId="00000442">
      <w:pPr>
        <w:widowControl w:val="1"/>
        <w:numPr>
          <w:ilvl w:val="0"/>
          <w:numId w:val="3"/>
        </w:numPr>
        <w:spacing w:after="100" w:line="300" w:lineRule="auto"/>
        <w:ind w:left="420" w:hanging="210"/>
        <w:rPr/>
      </w:pPr>
      <w:del w:id="9312" w:author="Claude" w:date="2026-10-13T00:00:00Z">
        <w:r>
          <w:rPr>
            <w:color w:val="000000"/>
            <w:rtl w:val="0"/>
          </w:rPr>
          <w:delText xml:space="preserve">一貫パイプラインの完成：小学生（シンガク／オルタナティブスクール）⟶中学生（学びの多様化学校）⟶高校生（ゴールフリー高等学院）という、成基グループとしての一貫した学びの接続を完成させる。</w:delText>
        </w:r>
      </w:del>
      <w:ins w:id="9313" w:author="Claude" w:date="2026-10-13T00:00:00Z">
        <w:r>
          <w:rPr>
            <w:color w:val="000000"/>
            <w:rtl w:val="0"/>
          </w:rPr>
          <w:t xml:space="preserve">一貫した学びの選択肢：小学生（シンガク／オルタナティブスクール）、中学生（学びの多様化学校）、高校生（ゴールフリー高等学院等）の学びの選択肢をグループとして用意する（各段階の進路は本人・保護者が選ぶ）。</w:t>
        </w:r>
      </w:ins>
      <w:r>
        <w:rPr>
          <w:rtl w:val="0"/>
        </w:rPr>
      </w:r>
    </w:p>
    <w:p w:rsidR="00000000" w:rsidDel="00000000" w:rsidP="00000000" w:rsidRDefault="00000000" w:rsidRPr="00000000" w14:paraId="00000443">
      <w:pPr>
        <w:widowControl w:val="1"/>
        <w:numPr>
          <w:ilvl w:val="0"/>
          <w:numId w:val="3"/>
        </w:numPr>
        <w:spacing w:after="100" w:line="300" w:lineRule="auto"/>
        <w:ind w:left="420" w:hanging="210"/>
        <w:rPr/>
      </w:pPr>
      <w:r>
        <w:rPr>
          <w:color w:val="000000"/>
          <w:rtl w:val="0"/>
        </w:rPr>
        <w:t xml:space="preserve">京都創成STEAMによる次世代教育モデルの提示：教科融合型カリキュラムにより、不登校支援と探究学習の両立を図る新しい教育モデルを京都から発信する。</w:t>
      </w:r>
      <w:r>
        <w:rPr>
          <w:rtl w:val="0"/>
        </w:rPr>
      </w:r>
    </w:p>
    <w:p w:rsidR="00000000" w:rsidDel="00000000" w:rsidP="00000000" w:rsidRDefault="00000000" w:rsidRPr="00000000" w14:paraId="00000444">
      <w:pPr>
        <w:spacing w:after="140" w:line="300" w:lineRule="auto"/>
        <w:rPr/>
      </w:pPr>
      <w:r>
        <w:rPr>
          <w:color w:val="595959"/>
          <w:sz w:val="16"/>
          <w:szCs w:val="16"/>
          <w:rtl w:val="0"/>
        </w:rPr>
        <w:t xml:space="preserve">本章の数値は「成基グループ『学びの多様化学校』設立・運営事業構想書」（設立・運営事業構想書、2029年4月同時開校前提）に基づく。</w:t>
      </w:r>
      <w:r>
        <w:rPr>
          <w:rtl w:val="0"/>
        </w:rPr>
      </w:r>
    </w:p>
    <w:p w:rsidR="00000000" w:rsidDel="00000000" w:rsidP="00000000" w:rsidRDefault="00000000" w:rsidRPr="00000000" w14:paraId="00000445">
      <w:pPr>
        <w:pStyle w:val="Heading1"/>
        <w:pageBreakBefore w:val="1"/>
        <w:spacing w:after="160" w:before="300" w:lineRule="auto"/>
        <w:rPr/>
      </w:pPr>
      <w:r>
        <w:rPr>
          <w:b w:val="1"/>
          <w:bCs w:val="1"/>
          <w:color w:val="1e2761"/>
          <w:rtl w:val="0"/>
        </w:rPr>
        <w:t xml:space="preserve">11. 実行計画（WBS・タスクリスト）</w:t>
      </w:r>
      <w:r>
        <w:rPr>
          <w:rtl w:val="0"/>
        </w:rPr>
      </w:r>
    </w:p>
    <w:p w:rsidR="00000000" w:rsidDel="00000000" w:rsidP="00000000" w:rsidRDefault="00000000" w:rsidRPr="00000000" w14:paraId="00000446">
      <w:pPr>
        <w:spacing w:after="140" w:line="360" w:lineRule="auto"/>
        <w:rPr/>
      </w:pPr>
      <w:r>
        <w:rPr>
          <w:color w:val="000000"/>
          <w:rtl w:val="0"/>
        </w:rPr>
        <w:t xml:space="preserve">2026年9月〜2029年4月の32か月間を6つのワークストリーム（WS1〜WS6）に分解し、行政協議・設置認可・特別の教育課程の指定申請をクリティカルパスとして管理する。</w:t>
      </w:r>
      <w:r>
        <w:rPr>
          <w:rtl w:val="0"/>
        </w:rPr>
      </w:r>
    </w:p>
    <w:p w:rsidR="00000000" w:rsidDel="00000000" w:rsidP="00000000" w:rsidRDefault="00000000" w:rsidRPr="00000000" w14:paraId="00000447">
      <w:pPr>
        <w:pStyle w:val="Heading2"/>
        <w:spacing w:after="160" w:before="300" w:lineRule="auto"/>
        <w:rPr/>
      </w:pPr>
      <w:r>
        <w:rPr>
          <w:b w:val="1"/>
          <w:bCs w:val="1"/>
          <w:color w:val="990011"/>
          <w:rtl w:val="0"/>
        </w:rPr>
        <w:t xml:space="preserve">11.1　ワークストリーム構成</w:t>
      </w:r>
      <w:r>
        <w:rPr>
          <w:rtl w:val="0"/>
        </w:rPr>
      </w:r>
    </w:p>
    <w:tbl>
      <w:tblPr>
        <w:tblStyle w:val="Table33"/>
        <w:tblW w:w="9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600"/>
        <w:tblGridChange w:id="0">
          <w:tblGrid>
            <w:gridCol w:w="1500"/>
            <w:gridCol w:w="7600"/>
          </w:tblGrid>
        </w:tblGridChange>
      </w:tblGrid>
      <w:tr>
        <w:trPr>
          <w:cantSplit w:val="0"/>
          <w:tblHeader w:val="1"/>
        </w:trPr>
        <w:tc>
          <w:tcPr>
            <w:shd w:fill="1e2761" w:val="clear"/>
            <w:tcMar>
              <w:top w:w="60.0" w:type="dxa"/>
              <w:left w:w="90.0" w:type="dxa"/>
              <w:bottom w:w="60.0" w:type="dxa"/>
              <w:right w:w="90.0" w:type="dxa"/>
            </w:tcMar>
          </w:tcPr>
          <w:p w:rsidR="00000000" w:rsidDel="00000000" w:rsidP="00000000" w:rsidRDefault="00000000" w:rsidRPr="00000000" w14:paraId="00000448">
            <w:pPr>
              <w:jc w:val="center"/>
              <w:rPr/>
            </w:pPr>
            <w:r>
              <w:rPr>
                <w:b w:val="1"/>
                <w:bCs w:val="1"/>
                <w:color w:val="ffffff"/>
                <w:sz w:val="18"/>
                <w:szCs w:val="18"/>
                <w:rtl w:val="0"/>
              </w:rPr>
              <w:t xml:space="preserve">WS</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449">
            <w:pPr>
              <w:jc w:val="center"/>
              <w:rPr/>
            </w:pPr>
            <w:r>
              <w:rPr>
                <w:b w:val="1"/>
                <w:bCs w:val="1"/>
                <w:color w:val="ffffff"/>
                <w:sz w:val="18"/>
                <w:szCs w:val="18"/>
                <w:rtl w:val="0"/>
              </w:rPr>
              <w:t xml:space="preserve">内容</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4A">
            <w:pPr>
              <w:rPr/>
            </w:pPr>
            <w:r>
              <w:rPr>
                <w:b w:val="1"/>
                <w:bCs w:val="1"/>
                <w:color w:val="000000"/>
                <w:rtl w:val="0"/>
              </w:rPr>
              <w:t xml:space="preserve">WS1</w:t>
            </w:r>
            <w:r>
              <w:rPr>
                <w:rtl w:val="0"/>
              </w:rPr>
            </w:r>
          </w:p>
        </w:tc>
        <w:tc>
          <w:tcPr>
            <w:tcMar>
              <w:top w:w="60.0" w:type="dxa"/>
              <w:left w:w="90.0" w:type="dxa"/>
              <w:bottom w:w="60.0" w:type="dxa"/>
              <w:right w:w="90.0" w:type="dxa"/>
            </w:tcMar>
          </w:tcPr>
          <w:p w:rsidR="00000000" w:rsidDel="00000000" w:rsidP="00000000" w:rsidRDefault="00000000" w:rsidRPr="00000000" w14:paraId="0000044B">
            <w:pPr>
              <w:rPr/>
            </w:pPr>
            <w:r>
              <w:rPr>
                <w:color w:val="000000"/>
                <w:rtl w:val="0"/>
              </w:rPr>
              <w:t xml:space="preserve">行政協議・設置認可・特別指定申請（6タスク）</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4C">
            <w:pPr>
              <w:rPr/>
            </w:pPr>
            <w:r>
              <w:rPr>
                <w:b w:val="1"/>
                <w:bCs w:val="1"/>
                <w:color w:val="000000"/>
                <w:rtl w:val="0"/>
              </w:rPr>
              <w:t xml:space="preserve">WS2</w:t>
            </w:r>
            <w:r>
              <w:rPr>
                <w:rtl w:val="0"/>
              </w:rPr>
            </w:r>
          </w:p>
        </w:tc>
        <w:tc>
          <w:tcPr>
            <w:tcMar>
              <w:top w:w="60.0" w:type="dxa"/>
              <w:left w:w="90.0" w:type="dxa"/>
              <w:bottom w:w="60.0" w:type="dxa"/>
              <w:right w:w="90.0" w:type="dxa"/>
            </w:tcMar>
          </w:tcPr>
          <w:p w:rsidR="00000000" w:rsidDel="00000000" w:rsidP="00000000" w:rsidRDefault="00000000" w:rsidRPr="00000000" w14:paraId="0000044D">
            <w:pPr>
              <w:rPr/>
            </w:pPr>
            <w:r>
              <w:rPr>
                <w:color w:val="000000"/>
                <w:rtl w:val="0"/>
              </w:rPr>
              <w:t xml:space="preserve">学校法人ガバナンス・組織基盤・損益管理（4タスク）</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4E">
            <w:pPr>
              <w:rPr/>
            </w:pPr>
            <w:r>
              <w:rPr>
                <w:b w:val="1"/>
                <w:bCs w:val="1"/>
                <w:color w:val="000000"/>
                <w:rtl w:val="0"/>
              </w:rPr>
              <w:t xml:space="preserve">WS3</w:t>
            </w:r>
            <w:r>
              <w:rPr>
                <w:rtl w:val="0"/>
              </w:rPr>
            </w:r>
          </w:p>
        </w:tc>
        <w:tc>
          <w:tcPr>
            <w:tcMar>
              <w:top w:w="60.0" w:type="dxa"/>
              <w:left w:w="90.0" w:type="dxa"/>
              <w:bottom w:w="60.0" w:type="dxa"/>
              <w:right w:w="90.0" w:type="dxa"/>
            </w:tcMar>
          </w:tcPr>
          <w:p w:rsidR="00000000" w:rsidDel="00000000" w:rsidP="00000000" w:rsidRDefault="00000000" w:rsidRPr="00000000" w14:paraId="0000044F">
            <w:pPr>
              <w:rPr/>
            </w:pPr>
            <w:r>
              <w:rPr>
                <w:color w:val="000000"/>
                <w:rtl w:val="0"/>
              </w:rPr>
              <w:t xml:space="preserve">施設・グラウンド・建築適合（4タスク）</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50">
            <w:pPr>
              <w:rPr/>
            </w:pPr>
            <w:r>
              <w:rPr>
                <w:b w:val="1"/>
                <w:bCs w:val="1"/>
                <w:color w:val="000000"/>
                <w:rtl w:val="0"/>
              </w:rPr>
              <w:t xml:space="preserve">WS4</w:t>
            </w:r>
            <w:r>
              <w:rPr>
                <w:rtl w:val="0"/>
              </w:rPr>
            </w:r>
          </w:p>
        </w:tc>
        <w:tc>
          <w:tcPr>
            <w:tcMar>
              <w:top w:w="60.0" w:type="dxa"/>
              <w:left w:w="90.0" w:type="dxa"/>
              <w:bottom w:w="60.0" w:type="dxa"/>
              <w:right w:w="90.0" w:type="dxa"/>
            </w:tcMar>
          </w:tcPr>
          <w:p w:rsidR="00000000" w:rsidDel="00000000" w:rsidP="00000000" w:rsidRDefault="00000000" w:rsidRPr="00000000" w14:paraId="00000451">
            <w:pPr>
              <w:rPr/>
            </w:pPr>
            <w:r>
              <w:rPr>
                <w:color w:val="000000"/>
                <w:rtl w:val="0"/>
              </w:rPr>
              <w:t xml:space="preserve">特別の教育課程・カリキュラム開発（3タスク）</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52">
            <w:pPr>
              <w:rPr/>
            </w:pPr>
            <w:r>
              <w:rPr>
                <w:b w:val="1"/>
                <w:bCs w:val="1"/>
                <w:color w:val="000000"/>
                <w:rtl w:val="0"/>
              </w:rPr>
              <w:t xml:space="preserve">WS5</w:t>
            </w:r>
            <w:r>
              <w:rPr>
                <w:rtl w:val="0"/>
              </w:rPr>
            </w:r>
          </w:p>
        </w:tc>
        <w:tc>
          <w:tcPr>
            <w:tcMar>
              <w:top w:w="60.0" w:type="dxa"/>
              <w:left w:w="90.0" w:type="dxa"/>
              <w:bottom w:w="60.0" w:type="dxa"/>
              <w:right w:w="90.0" w:type="dxa"/>
            </w:tcMar>
          </w:tcPr>
          <w:p w:rsidR="00000000" w:rsidDel="00000000" w:rsidP="00000000" w:rsidRDefault="00000000" w:rsidRPr="00000000" w14:paraId="00000453">
            <w:pPr>
              <w:rPr/>
            </w:pPr>
            <w:r>
              <w:rPr>
                <w:color w:val="000000"/>
                <w:rtl w:val="0"/>
              </w:rPr>
              <w:t xml:space="preserve">教員採用・人事制度（4タスク）</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54">
            <w:pPr>
              <w:rPr/>
            </w:pPr>
            <w:r>
              <w:rPr>
                <w:b w:val="1"/>
                <w:bCs w:val="1"/>
                <w:color w:val="000000"/>
                <w:rtl w:val="0"/>
              </w:rPr>
              <w:t xml:space="preserve">WS6</w:t>
            </w:r>
            <w:r>
              <w:rPr>
                <w:rtl w:val="0"/>
              </w:rPr>
            </w:r>
          </w:p>
        </w:tc>
        <w:tc>
          <w:tcPr>
            <w:tcMar>
              <w:top w:w="60.0" w:type="dxa"/>
              <w:left w:w="90.0" w:type="dxa"/>
              <w:bottom w:w="60.0" w:type="dxa"/>
              <w:right w:w="90.0" w:type="dxa"/>
            </w:tcMar>
          </w:tcPr>
          <w:p w:rsidR="00000000" w:rsidDel="00000000" w:rsidP="00000000" w:rsidRDefault="00000000" w:rsidRPr="00000000" w14:paraId="00000455">
            <w:pPr>
              <w:rPr/>
            </w:pPr>
            <w:r>
              <w:rPr>
                <w:color w:val="000000"/>
                <w:rtl w:val="0"/>
              </w:rPr>
              <w:t xml:space="preserve">生徒募集・広報・資金調達（5タスク）</w:t>
            </w:r>
            <w:r>
              <w:rPr>
                <w:rtl w:val="0"/>
              </w:rPr>
            </w:r>
          </w:p>
        </w:tc>
      </w:tr>
    </w:tbl>
    <w:p w:rsidR="00000000" w:rsidDel="00000000" w:rsidP="00000000" w:rsidRDefault="00000000" w:rsidRPr="00000000" w14:paraId="00000456">
      <w:pPr>
        <w:spacing w:after="120" w:lineRule="auto"/>
        <w:rPr/>
      </w:pPr>
      <w:r>
        <w:rPr>
          <w:rtl w:val="0"/>
        </w:rPr>
      </w:r>
    </w:p>
    <w:p w:rsidR="00000000" w:rsidDel="00000000" w:rsidP="00000000" w:rsidRDefault="00000000" w:rsidRPr="00000000" w14:paraId="00000457">
      <w:pPr>
        <w:pStyle w:val="Heading2"/>
        <w:spacing w:after="160" w:before="300" w:lineRule="auto"/>
        <w:rPr/>
      </w:pPr>
      <w:r>
        <w:rPr>
          <w:b w:val="1"/>
          <w:bCs w:val="1"/>
          <w:color w:val="990011"/>
          <w:rtl w:val="0"/>
        </w:rPr>
        <w:t xml:space="preserve">11.2　マイルストーン</w:t>
      </w:r>
      <w:r>
        <w:rPr>
          <w:rtl w:val="0"/>
        </w:rPr>
      </w:r>
    </w:p>
    <w:tbl>
      <w:tblPr>
        <w:tblStyle w:val="Table34"/>
        <w:tblW w:w="9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600"/>
        <w:gridCol w:w="5100"/>
        <w:tblGridChange w:id="0">
          <w:tblGrid>
            <w:gridCol w:w="1400"/>
            <w:gridCol w:w="2600"/>
            <w:gridCol w:w="5100"/>
          </w:tblGrid>
        </w:tblGridChange>
      </w:tblGrid>
      <w:tr>
        <w:trPr>
          <w:cantSplit w:val="0"/>
          <w:tblHeader w:val="1"/>
        </w:trPr>
        <w:tc>
          <w:tcPr>
            <w:shd w:fill="1e2761" w:val="clear"/>
            <w:tcMar>
              <w:top w:w="60.0" w:type="dxa"/>
              <w:left w:w="90.0" w:type="dxa"/>
              <w:bottom w:w="60.0" w:type="dxa"/>
              <w:right w:w="90.0" w:type="dxa"/>
            </w:tcMar>
          </w:tcPr>
          <w:p w:rsidR="00000000" w:rsidDel="00000000" w:rsidP="00000000" w:rsidRDefault="00000000" w:rsidRPr="00000000" w14:paraId="00000458">
            <w:pPr>
              <w:jc w:val="center"/>
              <w:rPr/>
            </w:pPr>
            <w:r>
              <w:rPr>
                <w:b w:val="1"/>
                <w:bCs w:val="1"/>
                <w:color w:val="ffffff"/>
                <w:sz w:val="18"/>
                <w:szCs w:val="18"/>
                <w:rtl w:val="0"/>
              </w:rPr>
              <w:t xml:space="preserve">マイルストーン</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459">
            <w:pPr>
              <w:jc w:val="center"/>
              <w:rPr/>
            </w:pPr>
            <w:r>
              <w:rPr>
                <w:b w:val="1"/>
                <w:bCs w:val="1"/>
                <w:color w:val="ffffff"/>
                <w:sz w:val="18"/>
                <w:szCs w:val="18"/>
                <w:rtl w:val="0"/>
              </w:rPr>
              <w:t xml:space="preserve">時期</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45A">
            <w:pPr>
              <w:jc w:val="center"/>
              <w:rPr/>
            </w:pPr>
            <w:r>
              <w:rPr>
                <w:b w:val="1"/>
                <w:bCs w:val="1"/>
                <w:color w:val="ffffff"/>
                <w:sz w:val="18"/>
                <w:szCs w:val="18"/>
                <w:rtl w:val="0"/>
              </w:rPr>
              <w:t xml:space="preserve">内容</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5B">
            <w:pPr>
              <w:rPr/>
            </w:pPr>
            <w:r>
              <w:rPr>
                <w:b w:val="1"/>
                <w:bCs w:val="1"/>
                <w:color w:val="000000"/>
                <w:rtl w:val="0"/>
              </w:rPr>
              <w:t xml:space="preserve">MS1</w:t>
            </w:r>
            <w:r>
              <w:rPr>
                <w:rtl w:val="0"/>
              </w:rPr>
            </w:r>
          </w:p>
        </w:tc>
        <w:tc>
          <w:tcPr>
            <w:tcMar>
              <w:top w:w="60.0" w:type="dxa"/>
              <w:left w:w="90.0" w:type="dxa"/>
              <w:bottom w:w="60.0" w:type="dxa"/>
              <w:right w:w="90.0" w:type="dxa"/>
            </w:tcMar>
          </w:tcPr>
          <w:p w:rsidR="00000000" w:rsidDel="00000000" w:rsidP="00000000" w:rsidRDefault="00000000" w:rsidRPr="00000000" w14:paraId="0000045C">
            <w:pPr>
              <w:rPr/>
            </w:pPr>
            <w:r>
              <w:rPr>
                <w:color w:val="000000"/>
                <w:rtl w:val="0"/>
              </w:rPr>
              <w:t xml:space="preserve">2027年6月</w:t>
            </w:r>
            <w:r>
              <w:rPr>
                <w:rtl w:val="0"/>
              </w:rPr>
            </w:r>
          </w:p>
        </w:tc>
        <w:tc>
          <w:tcPr>
            <w:tcMar>
              <w:top w:w="60.0" w:type="dxa"/>
              <w:left w:w="90.0" w:type="dxa"/>
              <w:bottom w:w="60.0" w:type="dxa"/>
              <w:right w:w="90.0" w:type="dxa"/>
            </w:tcMar>
          </w:tcPr>
          <w:p w:rsidR="00000000" w:rsidDel="00000000" w:rsidP="00000000" w:rsidRDefault="00000000" w:rsidRPr="00000000" w14:paraId="0000045D">
            <w:pPr>
              <w:rPr/>
            </w:pPr>
            <w:r>
              <w:rPr>
                <w:color w:val="000000"/>
                <w:rtl w:val="0"/>
              </w:rPr>
              <w:t xml:space="preserve">事前相談・構想確定</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5E">
            <w:pPr>
              <w:rPr/>
            </w:pPr>
            <w:r>
              <w:rPr>
                <w:b w:val="1"/>
                <w:bCs w:val="1"/>
                <w:color w:val="000000"/>
                <w:rtl w:val="0"/>
              </w:rPr>
              <w:t xml:space="preserve">MS2</w:t>
            </w:r>
            <w:r>
              <w:rPr>
                <w:rtl w:val="0"/>
              </w:rPr>
            </w:r>
          </w:p>
        </w:tc>
        <w:tc>
          <w:tcPr>
            <w:tcMar>
              <w:top w:w="60.0" w:type="dxa"/>
              <w:left w:w="90.0" w:type="dxa"/>
              <w:bottom w:w="60.0" w:type="dxa"/>
              <w:right w:w="90.0" w:type="dxa"/>
            </w:tcMar>
          </w:tcPr>
          <w:p w:rsidR="00000000" w:rsidDel="00000000" w:rsidP="00000000" w:rsidRDefault="00000000" w:rsidRPr="00000000" w14:paraId="0000045F">
            <w:pPr>
              <w:rPr/>
            </w:pPr>
            <w:r>
              <w:rPr>
                <w:color w:val="000000"/>
                <w:rtl w:val="0"/>
              </w:rPr>
              <w:t xml:space="preserve">2027年度</w:t>
            </w:r>
            <w:r>
              <w:rPr>
                <w:rtl w:val="0"/>
              </w:rPr>
            </w:r>
          </w:p>
        </w:tc>
        <w:tc>
          <w:tcPr>
            <w:tcMar>
              <w:top w:w="60.0" w:type="dxa"/>
              <w:left w:w="90.0" w:type="dxa"/>
              <w:bottom w:w="60.0" w:type="dxa"/>
              <w:right w:w="90.0" w:type="dxa"/>
            </w:tcMar>
          </w:tcPr>
          <w:p w:rsidR="00000000" w:rsidDel="00000000" w:rsidP="00000000" w:rsidRDefault="00000000" w:rsidRPr="00000000" w14:paraId="00000460">
            <w:pPr>
              <w:rPr/>
            </w:pPr>
            <w:r>
              <w:rPr>
                <w:color w:val="000000"/>
                <w:rtl w:val="0"/>
              </w:rPr>
              <w:t xml:space="preserve">学校法人設立準備・校地校舎確定（クリティカルパス）</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61">
            <w:pPr>
              <w:rPr/>
            </w:pPr>
            <w:r>
              <w:rPr>
                <w:b w:val="1"/>
                <w:bCs w:val="1"/>
                <w:color w:val="000000"/>
                <w:rtl w:val="0"/>
              </w:rPr>
              <w:t xml:space="preserve">MS3</w:t>
            </w:r>
            <w:r>
              <w:rPr>
                <w:rtl w:val="0"/>
              </w:rPr>
            </w:r>
          </w:p>
        </w:tc>
        <w:tc>
          <w:tcPr>
            <w:tcMar>
              <w:top w:w="60.0" w:type="dxa"/>
              <w:left w:w="90.0" w:type="dxa"/>
              <w:bottom w:w="60.0" w:type="dxa"/>
              <w:right w:w="90.0" w:type="dxa"/>
            </w:tcMar>
          </w:tcPr>
          <w:p w:rsidR="00000000" w:rsidDel="00000000" w:rsidP="00000000" w:rsidRDefault="00000000" w:rsidRPr="00000000" w14:paraId="00000462">
            <w:pPr>
              <w:rPr/>
            </w:pPr>
            <w:r>
              <w:rPr>
                <w:color w:val="000000"/>
                <w:rtl w:val="0"/>
              </w:rPr>
              <w:t xml:space="preserve">2028年度</w:t>
            </w:r>
            <w:r>
              <w:rPr>
                <w:rtl w:val="0"/>
              </w:rPr>
            </w:r>
          </w:p>
        </w:tc>
        <w:tc>
          <w:tcPr>
            <w:tcMar>
              <w:top w:w="60.0" w:type="dxa"/>
              <w:left w:w="90.0" w:type="dxa"/>
              <w:bottom w:w="60.0" w:type="dxa"/>
              <w:right w:w="90.0" w:type="dxa"/>
            </w:tcMar>
          </w:tcPr>
          <w:p w:rsidR="00000000" w:rsidDel="00000000" w:rsidP="00000000" w:rsidRDefault="00000000" w:rsidRPr="00000000" w14:paraId="00000463">
            <w:pPr>
              <w:rPr/>
            </w:pPr>
            <w:r>
              <w:rPr>
                <w:color w:val="000000"/>
                <w:rtl w:val="0"/>
              </w:rPr>
              <w:t xml:space="preserve">私学審議会審査→設置認可、多様化学校の指定申請</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64">
            <w:pPr>
              <w:rPr/>
            </w:pPr>
            <w:r>
              <w:rPr>
                <w:b w:val="1"/>
                <w:bCs w:val="1"/>
                <w:color w:val="000000"/>
                <w:rtl w:val="0"/>
              </w:rPr>
              <w:t xml:space="preserve">MS4</w:t>
            </w:r>
            <w:r>
              <w:rPr>
                <w:rtl w:val="0"/>
              </w:rPr>
            </w:r>
          </w:p>
        </w:tc>
        <w:tc>
          <w:tcPr>
            <w:tcMar>
              <w:top w:w="60.0" w:type="dxa"/>
              <w:left w:w="90.0" w:type="dxa"/>
              <w:bottom w:w="60.0" w:type="dxa"/>
              <w:right w:w="90.0" w:type="dxa"/>
            </w:tcMar>
          </w:tcPr>
          <w:p w:rsidR="00000000" w:rsidDel="00000000" w:rsidP="00000000" w:rsidRDefault="00000000" w:rsidRPr="00000000" w14:paraId="00000465">
            <w:pPr>
              <w:rPr/>
            </w:pPr>
            <w:r>
              <w:rPr>
                <w:color w:val="000000"/>
                <w:rtl w:val="0"/>
              </w:rPr>
              <w:t xml:space="preserve">2028年度〜2029年3月</w:t>
            </w:r>
            <w:r>
              <w:rPr>
                <w:rtl w:val="0"/>
              </w:rPr>
            </w:r>
          </w:p>
        </w:tc>
        <w:tc>
          <w:tcPr>
            <w:tcMar>
              <w:top w:w="60.0" w:type="dxa"/>
              <w:left w:w="90.0" w:type="dxa"/>
              <w:bottom w:w="60.0" w:type="dxa"/>
              <w:right w:w="90.0" w:type="dxa"/>
            </w:tcMar>
          </w:tcPr>
          <w:p w:rsidR="00000000" w:rsidDel="00000000" w:rsidP="00000000" w:rsidRDefault="00000000" w:rsidRPr="00000000" w14:paraId="00000466">
            <w:pPr>
              <w:rPr/>
            </w:pPr>
            <w:r>
              <w:rPr>
                <w:color w:val="000000"/>
                <w:rtl w:val="0"/>
              </w:rPr>
              <w:t xml:space="preserve">教員採用・生徒募集</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67">
            <w:pPr>
              <w:rPr/>
            </w:pPr>
            <w:r>
              <w:rPr>
                <w:b w:val="1"/>
                <w:bCs w:val="1"/>
                <w:color w:val="000000"/>
                <w:rtl w:val="0"/>
              </w:rPr>
              <w:t xml:space="preserve">MS5</w:t>
            </w:r>
            <w:r>
              <w:rPr>
                <w:rtl w:val="0"/>
              </w:rPr>
            </w:r>
          </w:p>
        </w:tc>
        <w:tc>
          <w:tcPr>
            <w:tcMar>
              <w:top w:w="60.0" w:type="dxa"/>
              <w:left w:w="90.0" w:type="dxa"/>
              <w:bottom w:w="60.0" w:type="dxa"/>
              <w:right w:w="90.0" w:type="dxa"/>
            </w:tcMar>
          </w:tcPr>
          <w:p w:rsidR="00000000" w:rsidDel="00000000" w:rsidP="00000000" w:rsidRDefault="00000000" w:rsidRPr="00000000" w14:paraId="00000468">
            <w:pPr>
              <w:rPr/>
            </w:pPr>
            <w:r>
              <w:rPr>
                <w:color w:val="000000"/>
                <w:rtl w:val="0"/>
              </w:rPr>
              <w:t xml:space="preserve">2029年4月</w:t>
            </w:r>
            <w:r>
              <w:rPr>
                <w:rtl w:val="0"/>
              </w:rPr>
            </w:r>
          </w:p>
        </w:tc>
        <w:tc>
          <w:tcPr>
            <w:tcMar>
              <w:top w:w="60.0" w:type="dxa"/>
              <w:left w:w="90.0" w:type="dxa"/>
              <w:bottom w:w="60.0" w:type="dxa"/>
              <w:right w:w="90.0" w:type="dxa"/>
            </w:tcMar>
          </w:tcPr>
          <w:p w:rsidR="00000000" w:rsidDel="00000000" w:rsidP="00000000" w:rsidRDefault="00000000" w:rsidRPr="00000000" w14:paraId="00000469">
            <w:pPr>
              <w:rPr/>
            </w:pPr>
            <w:del w:id="9314" w:author="Claude" w:date="2026-10-13T00:00:00Z">
              <w:r>
                <w:rPr>
                  <w:color w:val="000000"/>
                  <w:rtl w:val="0"/>
                </w:rPr>
                <w:delText xml:space="preserve">学びの多様化学校・オルタナティブスクール同時開校</w:delText>
              </w:r>
            </w:del>
            <w:ins w:id="9315" w:author="Claude" w:date="2026-10-13T00:00:00Z">
              <w:r>
                <w:rPr>
                  <w:color w:val="000000"/>
                  <w:rtl w:val="0"/>
                </w:rPr>
                <w:t xml:space="preserve">学びの多様化学校の開校（目標）。併設事業は同時稼働を目指す</w:t>
              </w:r>
            </w:ins>
            <w:r>
              <w:rPr>
                <w:rtl w:val="0"/>
              </w:rPr>
            </w:r>
          </w:p>
        </w:tc>
      </w:tr>
    </w:tbl>
    <w:p w:rsidR="00000000" w:rsidDel="00000000" w:rsidP="00000000" w:rsidRDefault="00000000" w:rsidRPr="00000000" w14:paraId="0000046A">
      <w:pPr>
        <w:spacing w:after="120" w:lineRule="auto"/>
        <w:rPr/>
      </w:pPr>
      <w:r>
        <w:rPr>
          <w:rtl w:val="0"/>
        </w:rPr>
      </w:r>
    </w:p>
    <w:p>
      <w:pPr>
        <w:spacing w:after="140" w:line="360" w:lineRule="auto"/>
        <w:rPr>
          <w:ins w:id="9316" w:author="Claude" w:date="2026-10-13T00:00:00Z"/>
        </w:rPr>
      </w:pPr>
      <w:ins w:id="9317" w:author="Claude" w:date="2026-10-13T00:00:00Z">
        <w:r>
          <w:rPr>
            <w:color w:val="000000"/>
            <w:rtl w:val="0"/>
          </w:rPr>
          <w:t xml:space="preserve">判断点（2026年10月改訂で追加）：①2027年1〜3月 計画継続、②2027年4〜6月 契約・工事、③2028年3月 開校時期、④2028年4〜6月 募集、⑤2029年1〜3月 開校。判断は継続／条件付き継続／計画変更・延期とし、月次で工程・支出・認可条件・採用・募集・資金を記録する。具体的なタスクと日程は巻末に示す。</w:t>
        </w:r>
      </w:ins>
    </w:p>
    <w:p w:rsidR="00000000" w:rsidDel="00000000" w:rsidP="00000000" w:rsidRDefault="00000000" w:rsidRPr="00000000" w14:paraId="0000046B">
      <w:pPr>
        <w:pStyle w:val="Heading2"/>
        <w:pageBreakBefore w:val="1"/>
        <w:spacing w:after="160" w:before="300" w:lineRule="auto"/>
        <w:rPr/>
      </w:pPr>
      <w:r>
        <w:rPr>
          <w:b w:val="1"/>
          <w:bCs w:val="1"/>
          <w:color w:val="990011"/>
          <w:rtl w:val="0"/>
        </w:rPr>
        <w:t xml:space="preserve">11.3　フェーズ別タスク優先度</w:t>
      </w:r>
      <w:r>
        <w:rPr>
          <w:rtl w:val="0"/>
        </w:rPr>
      </w:r>
    </w:p>
    <w:tbl>
      <w:tblPr>
        <w:tblStyle w:val="Table35"/>
        <w:tblW w:w="9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000"/>
        <w:gridCol w:w="4600"/>
        <w:tblGridChange w:id="0">
          <w:tblGrid>
            <w:gridCol w:w="1500"/>
            <w:gridCol w:w="3000"/>
            <w:gridCol w:w="4600"/>
          </w:tblGrid>
        </w:tblGridChange>
      </w:tblGrid>
      <w:tr>
        <w:trPr>
          <w:cantSplit w:val="0"/>
          <w:tblHeader w:val="1"/>
        </w:trPr>
        <w:tc>
          <w:tcPr>
            <w:shd w:fill="1e2761" w:val="clear"/>
            <w:tcMar>
              <w:top w:w="60.0" w:type="dxa"/>
              <w:left w:w="90.0" w:type="dxa"/>
              <w:bottom w:w="60.0" w:type="dxa"/>
              <w:right w:w="90.0" w:type="dxa"/>
            </w:tcMar>
          </w:tcPr>
          <w:p w:rsidR="00000000" w:rsidDel="00000000" w:rsidP="00000000" w:rsidRDefault="00000000" w:rsidRPr="00000000" w14:paraId="0000046C">
            <w:pPr>
              <w:jc w:val="center"/>
              <w:rPr/>
            </w:pPr>
            <w:r>
              <w:rPr>
                <w:b w:val="1"/>
                <w:bCs w:val="1"/>
                <w:color w:val="ffffff"/>
                <w:sz w:val="18"/>
                <w:szCs w:val="18"/>
                <w:rtl w:val="0"/>
              </w:rPr>
              <w:t xml:space="preserve">フェーズ</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46D">
            <w:pPr>
              <w:jc w:val="center"/>
              <w:rPr/>
            </w:pPr>
            <w:r>
              <w:rPr>
                <w:b w:val="1"/>
                <w:bCs w:val="1"/>
                <w:color w:val="ffffff"/>
                <w:sz w:val="18"/>
                <w:szCs w:val="18"/>
                <w:rtl w:val="0"/>
              </w:rPr>
              <w:t xml:space="preserve">期間</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46E">
            <w:pPr>
              <w:jc w:val="center"/>
              <w:rPr/>
            </w:pPr>
            <w:r>
              <w:rPr>
                <w:b w:val="1"/>
                <w:bCs w:val="1"/>
                <w:color w:val="ffffff"/>
                <w:sz w:val="18"/>
                <w:szCs w:val="18"/>
                <w:rtl w:val="0"/>
              </w:rPr>
              <w:t xml:space="preserve">主な内容</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6F">
            <w:pPr>
              <w:rPr/>
            </w:pPr>
            <w:r>
              <w:rPr>
                <w:b w:val="1"/>
                <w:bCs w:val="1"/>
                <w:color w:val="000000"/>
                <w:rtl w:val="0"/>
              </w:rPr>
              <w:t xml:space="preserve">フェーズ1</w:t>
            </w:r>
            <w:r>
              <w:rPr>
                <w:rtl w:val="0"/>
              </w:rPr>
            </w:r>
          </w:p>
        </w:tc>
        <w:tc>
          <w:tcPr>
            <w:tcMar>
              <w:top w:w="60.0" w:type="dxa"/>
              <w:left w:w="90.0" w:type="dxa"/>
              <w:bottom w:w="60.0" w:type="dxa"/>
              <w:right w:w="90.0" w:type="dxa"/>
            </w:tcMar>
          </w:tcPr>
          <w:p w:rsidR="00000000" w:rsidDel="00000000" w:rsidP="00000000" w:rsidRDefault="00000000" w:rsidRPr="00000000" w14:paraId="00000470">
            <w:pPr>
              <w:rPr/>
            </w:pPr>
            <w:r>
              <w:rPr>
                <w:color w:val="000000"/>
                <w:rtl w:val="0"/>
              </w:rPr>
              <w:t xml:space="preserve">2026年9月〜2027年3月</w:t>
            </w:r>
            <w:r>
              <w:rPr>
                <w:rtl w:val="0"/>
              </w:rPr>
            </w:r>
          </w:p>
        </w:tc>
        <w:tc>
          <w:tcPr>
            <w:tcMar>
              <w:top w:w="60.0" w:type="dxa"/>
              <w:left w:w="90.0" w:type="dxa"/>
              <w:bottom w:w="60.0" w:type="dxa"/>
              <w:right w:w="90.0" w:type="dxa"/>
            </w:tcMar>
          </w:tcPr>
          <w:p w:rsidR="00000000" w:rsidDel="00000000" w:rsidP="00000000" w:rsidRDefault="00000000" w:rsidRPr="00000000" w14:paraId="00000471">
            <w:pPr>
              <w:rPr/>
            </w:pPr>
            <w:r>
              <w:rPr>
                <w:color w:val="000000"/>
                <w:rtl w:val="0"/>
              </w:rPr>
              <w:t xml:space="preserve">構想確定・行政事前相談（タスク1-1〜1-6）</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72">
            <w:pPr>
              <w:rPr/>
            </w:pPr>
            <w:r>
              <w:rPr>
                <w:b w:val="1"/>
                <w:bCs w:val="1"/>
                <w:color w:val="000000"/>
                <w:rtl w:val="0"/>
              </w:rPr>
              <w:t xml:space="preserve">フェーズ2</w:t>
            </w:r>
            <w:r>
              <w:rPr>
                <w:rtl w:val="0"/>
              </w:rPr>
            </w:r>
          </w:p>
        </w:tc>
        <w:tc>
          <w:tcPr>
            <w:tcMar>
              <w:top w:w="60.0" w:type="dxa"/>
              <w:left w:w="90.0" w:type="dxa"/>
              <w:bottom w:w="60.0" w:type="dxa"/>
              <w:right w:w="90.0" w:type="dxa"/>
            </w:tcMar>
          </w:tcPr>
          <w:p w:rsidR="00000000" w:rsidDel="00000000" w:rsidP="00000000" w:rsidRDefault="00000000" w:rsidRPr="00000000" w14:paraId="00000473">
            <w:pPr>
              <w:rPr/>
            </w:pPr>
            <w:r>
              <w:rPr>
                <w:color w:val="000000"/>
                <w:rtl w:val="0"/>
              </w:rPr>
              <w:t xml:space="preserve">2027年4月〜2027年12月</w:t>
            </w:r>
            <w:r>
              <w:rPr>
                <w:rtl w:val="0"/>
              </w:rPr>
            </w:r>
          </w:p>
        </w:tc>
        <w:tc>
          <w:tcPr>
            <w:tcMar>
              <w:top w:w="60.0" w:type="dxa"/>
              <w:left w:w="90.0" w:type="dxa"/>
              <w:bottom w:w="60.0" w:type="dxa"/>
              <w:right w:w="90.0" w:type="dxa"/>
            </w:tcMar>
          </w:tcPr>
          <w:p w:rsidR="00000000" w:rsidDel="00000000" w:rsidP="00000000" w:rsidRDefault="00000000" w:rsidRPr="00000000" w14:paraId="00000474">
            <w:pPr>
              <w:rPr/>
            </w:pPr>
            <w:r>
              <w:rPr>
                <w:color w:val="000000"/>
                <w:rtl w:val="0"/>
              </w:rPr>
              <w:t xml:space="preserve">学校法人設立準備・校地校舎確定（タスク2-1〜2-6）</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75">
            <w:pPr>
              <w:rPr/>
            </w:pPr>
            <w:r>
              <w:rPr>
                <w:b w:val="1"/>
                <w:bCs w:val="1"/>
                <w:color w:val="000000"/>
                <w:rtl w:val="0"/>
              </w:rPr>
              <w:t xml:space="preserve">フェーズ3</w:t>
            </w:r>
            <w:r>
              <w:rPr>
                <w:rtl w:val="0"/>
              </w:rPr>
            </w:r>
          </w:p>
        </w:tc>
        <w:tc>
          <w:tcPr>
            <w:tcMar>
              <w:top w:w="60.0" w:type="dxa"/>
              <w:left w:w="90.0" w:type="dxa"/>
              <w:bottom w:w="60.0" w:type="dxa"/>
              <w:right w:w="90.0" w:type="dxa"/>
            </w:tcMar>
          </w:tcPr>
          <w:p w:rsidR="00000000" w:rsidDel="00000000" w:rsidP="00000000" w:rsidRDefault="00000000" w:rsidRPr="00000000" w14:paraId="00000476">
            <w:pPr>
              <w:rPr/>
            </w:pPr>
            <w:r>
              <w:rPr>
                <w:color w:val="000000"/>
                <w:rtl w:val="0"/>
              </w:rPr>
              <w:t xml:space="preserve">2028年1月〜2028年11月</w:t>
            </w:r>
            <w:r>
              <w:rPr>
                <w:rtl w:val="0"/>
              </w:rPr>
            </w:r>
          </w:p>
        </w:tc>
        <w:tc>
          <w:tcPr>
            <w:tcMar>
              <w:top w:w="60.0" w:type="dxa"/>
              <w:left w:w="90.0" w:type="dxa"/>
              <w:bottom w:w="60.0" w:type="dxa"/>
              <w:right w:w="90.0" w:type="dxa"/>
            </w:tcMar>
          </w:tcPr>
          <w:p w:rsidR="00000000" w:rsidDel="00000000" w:rsidP="00000000" w:rsidRDefault="00000000" w:rsidRPr="00000000" w14:paraId="00000477">
            <w:pPr>
              <w:rPr/>
            </w:pPr>
            <w:r>
              <w:rPr>
                <w:color w:val="000000"/>
                <w:rtl w:val="0"/>
              </w:rPr>
              <w:t xml:space="preserve">設置認可・指定申請・教員採用開始（タスク3-1〜3-5）</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78">
            <w:pPr>
              <w:rPr/>
            </w:pPr>
            <w:r>
              <w:rPr>
                <w:b w:val="1"/>
                <w:bCs w:val="1"/>
                <w:color w:val="000000"/>
                <w:rtl w:val="0"/>
              </w:rPr>
              <w:t xml:space="preserve">フェーズ4</w:t>
            </w:r>
            <w:r>
              <w:rPr>
                <w:rtl w:val="0"/>
              </w:rPr>
            </w:r>
          </w:p>
        </w:tc>
        <w:tc>
          <w:tcPr>
            <w:tcMar>
              <w:top w:w="60.0" w:type="dxa"/>
              <w:left w:w="90.0" w:type="dxa"/>
              <w:bottom w:w="60.0" w:type="dxa"/>
              <w:right w:w="90.0" w:type="dxa"/>
            </w:tcMar>
          </w:tcPr>
          <w:p w:rsidR="00000000" w:rsidDel="00000000" w:rsidP="00000000" w:rsidRDefault="00000000" w:rsidRPr="00000000" w14:paraId="00000479">
            <w:pPr>
              <w:rPr/>
            </w:pPr>
            <w:r>
              <w:rPr>
                <w:color w:val="000000"/>
                <w:rtl w:val="0"/>
              </w:rPr>
              <w:t xml:space="preserve">2028年12月〜2029年3月</w:t>
            </w:r>
            <w:r>
              <w:rPr>
                <w:rtl w:val="0"/>
              </w:rPr>
            </w:r>
          </w:p>
        </w:tc>
        <w:tc>
          <w:tcPr>
            <w:tcMar>
              <w:top w:w="60.0" w:type="dxa"/>
              <w:left w:w="90.0" w:type="dxa"/>
              <w:bottom w:w="60.0" w:type="dxa"/>
              <w:right w:w="90.0" w:type="dxa"/>
            </w:tcMar>
          </w:tcPr>
          <w:p w:rsidR="00000000" w:rsidDel="00000000" w:rsidP="00000000" w:rsidRDefault="00000000" w:rsidRPr="00000000" w14:paraId="0000047A">
            <w:pPr>
              <w:rPr/>
            </w:pPr>
            <w:r>
              <w:rPr>
                <w:color w:val="000000"/>
                <w:rtl w:val="0"/>
              </w:rPr>
              <w:t xml:space="preserve">生徒募集本格化・開校準備最終化（タスク4-1〜4-5）</w:t>
            </w:r>
            <w:r>
              <w:rPr>
                <w:rtl w:val="0"/>
              </w:rPr>
            </w:r>
          </w:p>
        </w:tc>
      </w:tr>
    </w:tbl>
    <w:p w:rsidR="00000000" w:rsidDel="00000000" w:rsidP="00000000" w:rsidRDefault="00000000" w:rsidRPr="00000000" w14:paraId="0000047B">
      <w:pPr>
        <w:spacing w:after="120" w:lineRule="auto"/>
        <w:rPr/>
      </w:pPr>
      <w:r>
        <w:rPr>
          <w:rtl w:val="0"/>
        </w:rPr>
      </w:r>
    </w:p>
    <w:p w:rsidR="00000000" w:rsidDel="00000000" w:rsidP="00000000" w:rsidRDefault="00000000" w:rsidRPr="00000000" w14:paraId="0000047C">
      <w:pPr>
        <w:spacing w:after="140" w:line="360" w:lineRule="auto"/>
        <w:rPr/>
      </w:pPr>
      <w:r>
        <w:rPr>
          <w:color w:val="000000"/>
          <w:rtl w:val="0"/>
        </w:rPr>
        <w:t xml:space="preserve">各タスクには重要度（S/A/B）・主担当部署・完了要件/成果物を設定し、月次で進捗をレビューする。重要度Sタスク（学校法人設立認可、設置認可申請、特別の教育課程指定申請等）</w:t>
      </w:r>
      <w:del w:id="9318" w:author="Claude" w:date="2026-10-13T00:00:00Z">
        <w:r>
          <w:rPr>
            <w:color w:val="000000"/>
            <w:rtl w:val="0"/>
          </w:rPr>
          <w:delText xml:space="preserve">は遅延を許容しないクリティカルパスタスクとして、経営層が直接進捗を管理する。</w:delText>
        </w:r>
      </w:del>
      <w:ins w:id="9319" w:author="Claude" w:date="2026-10-13T00:00:00Z">
        <w:r>
          <w:rPr>
            <w:color w:val="000000"/>
            <w:rtl w:val="0"/>
          </w:rPr>
          <w:t xml:space="preserve">はクリティカルパスタスクとして経営層が直接進捗を管理し、遅延時は判断点で継続／条件付き継続／計画変更・延期を判断する。</w:t>
        </w:r>
      </w:ins>
      <w:r>
        <w:rPr>
          <w:rtl w:val="0"/>
        </w:rPr>
      </w:r>
    </w:p>
    <w:p w:rsidR="00000000" w:rsidDel="00000000" w:rsidP="00000000" w:rsidRDefault="00000000" w:rsidRPr="00000000" w14:paraId="0000047D">
      <w:pPr>
        <w:spacing w:after="140" w:line="300" w:lineRule="auto"/>
        <w:rPr/>
      </w:pPr>
      <w:r>
        <w:rPr>
          <w:color w:val="595959"/>
          <w:sz w:val="16"/>
          <w:szCs w:val="16"/>
          <w:rtl w:val="0"/>
        </w:rPr>
        <w:t xml:space="preserve">出典：「成基グループ『学びの多様化学校』2029年4月開校に向けたWBS・タスクリスト」「成基グループ『学びの多様化学校』タスク優先度・完了目標一覧」に基づく。</w:t>
      </w:r>
      <w:r>
        <w:rPr>
          <w:rtl w:val="0"/>
        </w:rPr>
      </w:r>
    </w:p>
    <w:p w:rsidR="00000000" w:rsidDel="00000000" w:rsidP="00000000" w:rsidRDefault="00000000" w:rsidRPr="00000000" w14:paraId="0000047E">
      <w:pPr>
        <w:pStyle w:val="Heading1"/>
        <w:pageBreakBefore w:val="1"/>
        <w:spacing w:after="200" w:before="360" w:lineRule="auto"/>
        <w:rPr/>
      </w:pPr>
      <w:r>
        <w:rPr>
          <w:b w:val="1"/>
          <w:bCs w:val="1"/>
          <w:color w:val="1e2761"/>
          <w:rtl w:val="0"/>
        </w:rPr>
        <w:t xml:space="preserve">12. 統合ロードマップ（2026〜2031）</w:t>
      </w:r>
      <w:r>
        <w:rPr>
          <w:rtl w:val="0"/>
        </w:rPr>
      </w:r>
    </w:p>
    <w:p w:rsidR="00000000" w:rsidDel="00000000" w:rsidP="00000000" w:rsidRDefault="00000000" w:rsidRPr="00000000" w14:paraId="0000047F">
      <w:pPr>
        <w:spacing w:after="160" w:line="360" w:lineRule="auto"/>
        <w:rPr/>
      </w:pPr>
      <w:r>
        <w:rPr>
          <w:color w:val="000000"/>
          <w:rtl w:val="0"/>
        </w:rPr>
        <w:t xml:space="preserve">下表は、伏見区新複合施設を中核とする各事業の進行を、2029年4月の学びの多様化学校・オルタナティブスクール</w:t>
      </w:r>
      <w:del w:id="9320" w:author="Claude" w:date="2026-10-13T00:00:00Z">
        <w:r>
          <w:rPr>
            <w:color w:val="000000"/>
            <w:rtl w:val="0"/>
          </w:rPr>
          <w:delText xml:space="preserve">同時開校（確定プラン）を軸に</w:delText>
        </w:r>
      </w:del>
      <w:ins w:id="9321" w:author="Claude" w:date="2026-10-13T00:00:00Z">
        <w:r>
          <w:rPr>
            <w:color w:val="000000"/>
            <w:rtl w:val="0"/>
          </w:rPr>
          <w:t xml:space="preserve">開校目標を軸に</w:t>
        </w:r>
      </w:ins>
      <w:r>
        <w:rPr>
          <w:color w:val="000000"/>
          <w:rtl w:val="0"/>
        </w:rPr>
        <w:t xml:space="preserve">整理したものである。</w:t>
      </w:r>
      <w:del w:id="9322" w:author="Claude" w:date="2026-10-13T00:00:00Z">
        <w:r>
          <w:rPr>
            <w:color w:val="000000"/>
            <w:rtl w:val="0"/>
          </w:rPr>
          <w:delText xml:space="preserve">定員は2029年30名→2030年60名→2031年90名と段階的に充足させ</w:delText>
        </w:r>
      </w:del>
      <w:ins w:id="9323" w:author="Claude" w:date="2026-10-13T00:00:00Z">
        <w:r>
          <w:rPr>
            <w:color w:val="000000"/>
            <w:rtl w:val="0"/>
          </w:rPr>
          <w:t xml:space="preserve">在籍は2029年30名→2030年60名→2031年90名を募集目標とし</w:t>
        </w:r>
      </w:ins>
      <w:r>
        <w:rPr>
          <w:color w:val="000000"/>
          <w:rtl w:val="0"/>
        </w:rPr>
        <w:t xml:space="preserve">、ゴールフリー高等学院は同施設への移転とパターンA/B（サポート校継続／高等学校移行）の検討を並行して進める。</w:t>
      </w:r>
      <w:r>
        <w:rPr>
          <w:rtl w:val="0"/>
        </w:rPr>
      </w:r>
    </w:p>
    <w:tbl>
      <w:tblPr>
        <w:tblStyle w:val="Table36"/>
        <w:tblW w:w="9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900"/>
        <w:gridCol w:w="2900"/>
        <w:gridCol w:w="2400"/>
        <w:tblGridChange w:id="0">
          <w:tblGrid>
            <w:gridCol w:w="900"/>
            <w:gridCol w:w="2900"/>
            <w:gridCol w:w="2900"/>
            <w:gridCol w:w="2400"/>
          </w:tblGrid>
        </w:tblGridChange>
      </w:tblGrid>
      <w:tr>
        <w:trPr>
          <w:cantSplit w:val="0"/>
          <w:tblHeader w:val="1"/>
        </w:trPr>
        <w:tc>
          <w:tcPr>
            <w:shd w:fill="1e2761" w:val="clear"/>
            <w:tcMar>
              <w:top w:w="60.0" w:type="dxa"/>
              <w:left w:w="90.0" w:type="dxa"/>
              <w:bottom w:w="60.0" w:type="dxa"/>
              <w:right w:w="90.0" w:type="dxa"/>
            </w:tcMar>
          </w:tcPr>
          <w:p w:rsidR="00000000" w:rsidDel="00000000" w:rsidP="00000000" w:rsidRDefault="00000000" w:rsidRPr="00000000" w14:paraId="00000480">
            <w:pPr>
              <w:jc w:val="center"/>
              <w:rPr/>
            </w:pPr>
            <w:r>
              <w:rPr>
                <w:b w:val="1"/>
                <w:bCs w:val="1"/>
                <w:color w:val="ffffff"/>
                <w:sz w:val="18"/>
                <w:szCs w:val="18"/>
                <w:rtl w:val="0"/>
              </w:rPr>
              <w:t xml:space="preserve">年度</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481">
            <w:pPr>
              <w:jc w:val="center"/>
              <w:rPr/>
            </w:pPr>
            <w:r>
              <w:rPr>
                <w:b w:val="1"/>
                <w:bCs w:val="1"/>
                <w:color w:val="ffffff"/>
                <w:sz w:val="18"/>
                <w:szCs w:val="18"/>
                <w:rtl w:val="0"/>
              </w:rPr>
              <w:t xml:space="preserve">オルタナ／シンガク（伏見）</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482">
            <w:pPr>
              <w:jc w:val="center"/>
              <w:rPr/>
            </w:pPr>
            <w:r>
              <w:rPr>
                <w:b w:val="1"/>
                <w:bCs w:val="1"/>
                <w:color w:val="ffffff"/>
                <w:sz w:val="18"/>
                <w:szCs w:val="18"/>
                <w:rtl w:val="0"/>
              </w:rPr>
              <w:t xml:space="preserve">学びの多様化学校</w:t>
            </w:r>
            <w:r>
              <w:rPr>
                <w:rtl w:val="0"/>
              </w:rPr>
            </w:r>
          </w:p>
        </w:tc>
        <w:tc>
          <w:tcPr>
            <w:shd w:fill="1e2761" w:val="clear"/>
            <w:tcMar>
              <w:top w:w="60.0" w:type="dxa"/>
              <w:left w:w="90.0" w:type="dxa"/>
              <w:bottom w:w="60.0" w:type="dxa"/>
              <w:right w:w="90.0" w:type="dxa"/>
            </w:tcMar>
          </w:tcPr>
          <w:p w:rsidR="00000000" w:rsidDel="00000000" w:rsidP="00000000" w:rsidRDefault="00000000" w:rsidRPr="00000000" w14:paraId="00000483">
            <w:pPr>
              <w:jc w:val="center"/>
              <w:rPr/>
            </w:pPr>
            <w:r>
              <w:rPr>
                <w:b w:val="1"/>
                <w:bCs w:val="1"/>
                <w:color w:val="ffffff"/>
                <w:sz w:val="18"/>
                <w:szCs w:val="18"/>
                <w:rtl w:val="0"/>
              </w:rPr>
              <w:t xml:space="preserve">ゴールフリー高等学院/高校</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84">
            <w:pPr>
              <w:rPr/>
            </w:pPr>
            <w:r>
              <w:rPr>
                <w:b w:val="1"/>
                <w:bCs w:val="1"/>
                <w:color w:val="000000"/>
                <w:rtl w:val="0"/>
              </w:rPr>
              <w:t xml:space="preserve">2026</w:t>
            </w:r>
            <w:r>
              <w:rPr>
                <w:rtl w:val="0"/>
              </w:rPr>
            </w:r>
          </w:p>
        </w:tc>
        <w:tc>
          <w:tcPr>
            <w:tcMar>
              <w:top w:w="60.0" w:type="dxa"/>
              <w:left w:w="90.0" w:type="dxa"/>
              <w:bottom w:w="60.0" w:type="dxa"/>
              <w:right w:w="90.0" w:type="dxa"/>
            </w:tcMar>
          </w:tcPr>
          <w:p w:rsidR="00000000" w:rsidDel="00000000" w:rsidP="00000000" w:rsidRDefault="00000000" w:rsidRPr="00000000" w14:paraId="00000485">
            <w:pPr>
              <w:rPr/>
            </w:pPr>
            <w:r>
              <w:rPr>
                <w:color w:val="000000"/>
                <w:rtl w:val="0"/>
              </w:rPr>
              <w:t xml:space="preserve">構想確定・校地校舎選定</w:t>
            </w:r>
            <w:r>
              <w:rPr>
                <w:rtl w:val="0"/>
              </w:rPr>
            </w:r>
          </w:p>
        </w:tc>
        <w:tc>
          <w:tcPr>
            <w:tcMar>
              <w:top w:w="60.0" w:type="dxa"/>
              <w:left w:w="90.0" w:type="dxa"/>
              <w:bottom w:w="60.0" w:type="dxa"/>
              <w:right w:w="90.0" w:type="dxa"/>
            </w:tcMar>
          </w:tcPr>
          <w:p w:rsidR="00000000" w:rsidDel="00000000" w:rsidP="00000000" w:rsidRDefault="00000000" w:rsidRPr="00000000" w14:paraId="00000486">
            <w:pPr>
              <w:rPr/>
            </w:pPr>
            <w:r>
              <w:rPr>
                <w:color w:val="000000"/>
                <w:rtl w:val="0"/>
              </w:rPr>
              <w:t xml:space="preserve">事前相談・マイスター派遣（MS1）</w:t>
            </w:r>
            <w:r>
              <w:rPr>
                <w:rtl w:val="0"/>
              </w:rPr>
            </w:r>
          </w:p>
        </w:tc>
        <w:tc>
          <w:tcPr>
            <w:tcMar>
              <w:top w:w="60.0" w:type="dxa"/>
              <w:left w:w="90.0" w:type="dxa"/>
              <w:bottom w:w="60.0" w:type="dxa"/>
              <w:right w:w="90.0" w:type="dxa"/>
            </w:tcMar>
          </w:tcPr>
          <w:p w:rsidR="00000000" w:rsidDel="00000000" w:rsidP="00000000" w:rsidRDefault="00000000" w:rsidRPr="00000000" w14:paraId="00000487">
            <w:pPr>
              <w:rPr/>
            </w:pPr>
            <w:r>
              <w:rPr>
                <w:color w:val="000000"/>
                <w:rtl w:val="0"/>
              </w:rPr>
              <w:t xml:space="preserve">伏見キャンパス移転検討開始</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88">
            <w:pPr>
              <w:rPr/>
            </w:pPr>
            <w:r>
              <w:rPr>
                <w:b w:val="1"/>
                <w:bCs w:val="1"/>
                <w:color w:val="000000"/>
                <w:rtl w:val="0"/>
              </w:rPr>
              <w:t xml:space="preserve">2027</w:t>
            </w:r>
            <w:r>
              <w:rPr>
                <w:rtl w:val="0"/>
              </w:rPr>
            </w:r>
          </w:p>
        </w:tc>
        <w:tc>
          <w:tcPr>
            <w:tcMar>
              <w:top w:w="60.0" w:type="dxa"/>
              <w:left w:w="90.0" w:type="dxa"/>
              <w:bottom w:w="60.0" w:type="dxa"/>
              <w:right w:w="90.0" w:type="dxa"/>
            </w:tcMar>
          </w:tcPr>
          <w:p w:rsidR="00000000" w:rsidDel="00000000" w:rsidP="00000000" w:rsidRDefault="00000000" w:rsidRPr="00000000" w14:paraId="00000489">
            <w:pPr>
              <w:rPr/>
            </w:pPr>
            <w:r>
              <w:rPr>
                <w:color w:val="000000"/>
                <w:rtl w:val="0"/>
              </w:rPr>
              <w:t xml:space="preserve">伏見新複合施設の準備</w:t>
            </w:r>
            <w:r>
              <w:rPr>
                <w:rtl w:val="0"/>
              </w:rPr>
            </w:r>
          </w:p>
        </w:tc>
        <w:tc>
          <w:tcPr>
            <w:tcMar>
              <w:top w:w="60.0" w:type="dxa"/>
              <w:left w:w="90.0" w:type="dxa"/>
              <w:bottom w:w="60.0" w:type="dxa"/>
              <w:right w:w="90.0" w:type="dxa"/>
            </w:tcMar>
          </w:tcPr>
          <w:p w:rsidR="00000000" w:rsidDel="00000000" w:rsidP="00000000" w:rsidRDefault="00000000" w:rsidRPr="00000000" w14:paraId="0000048A">
            <w:pPr>
              <w:rPr/>
            </w:pPr>
            <w:r>
              <w:rPr>
                <w:color w:val="000000"/>
                <w:rtl w:val="0"/>
              </w:rPr>
              <w:t xml:space="preserve">学校法人設立準備・校地校舎確定</w:t>
            </w:r>
            <w:del w:id="9336" w:author="Claude" w:date="2026-10-13T00:00:00Z">
              <w:r>
                <w:rPr>
                  <w:color w:val="000000"/>
                  <w:rtl w:val="0"/>
                </w:rPr>
                <w:delText xml:space="preserve">（MS2・クリティカルパス）</w:delText>
              </w:r>
            </w:del>
            <w:ins w:id="9337" w:author="Claude" w:date="2026-10-13T00:00:00Z">
              <w:r>
                <w:rPr>
                  <w:color w:val="000000"/>
                  <w:rtl w:val="0"/>
                </w:rPr>
                <w:t xml:space="preserve">（MS2・判断点①②）</w:t>
              </w:r>
            </w:ins>
            <w:r>
              <w:rPr>
                <w:rtl w:val="0"/>
              </w:rPr>
            </w:r>
          </w:p>
        </w:tc>
        <w:tc>
          <w:tcPr>
            <w:tcMar>
              <w:top w:w="60.0" w:type="dxa"/>
              <w:left w:w="90.0" w:type="dxa"/>
              <w:bottom w:w="60.0" w:type="dxa"/>
              <w:right w:w="90.0" w:type="dxa"/>
            </w:tcMar>
          </w:tcPr>
          <w:p w:rsidR="00000000" w:rsidDel="00000000" w:rsidP="00000000" w:rsidRDefault="00000000" w:rsidRPr="00000000" w14:paraId="0000048B">
            <w:pPr>
              <w:rPr/>
            </w:pPr>
            <w:r>
              <w:rPr>
                <w:color w:val="000000"/>
                <w:rtl w:val="0"/>
              </w:rPr>
              <w:t xml:space="preserve">パターンA/B比較検討</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8C">
            <w:pPr>
              <w:rPr/>
            </w:pPr>
            <w:r>
              <w:rPr>
                <w:b w:val="1"/>
                <w:bCs w:val="1"/>
                <w:color w:val="000000"/>
                <w:rtl w:val="0"/>
              </w:rPr>
              <w:t xml:space="preserve">2028</w:t>
            </w:r>
            <w:r>
              <w:rPr>
                <w:rtl w:val="0"/>
              </w:rPr>
            </w:r>
          </w:p>
        </w:tc>
        <w:tc>
          <w:tcPr>
            <w:tcMar>
              <w:top w:w="60.0" w:type="dxa"/>
              <w:left w:w="90.0" w:type="dxa"/>
              <w:bottom w:w="60.0" w:type="dxa"/>
              <w:right w:w="90.0" w:type="dxa"/>
            </w:tcMar>
          </w:tcPr>
          <w:p w:rsidR="00000000" w:rsidDel="00000000" w:rsidP="00000000" w:rsidRDefault="00000000" w:rsidRPr="00000000" w14:paraId="0000048D">
            <w:pPr>
              <w:rPr/>
            </w:pPr>
            <w:r>
              <w:rPr>
                <w:color w:val="000000"/>
                <w:rtl w:val="0"/>
              </w:rPr>
              <w:t xml:space="preserve">開校準備・生徒募集開始</w:t>
            </w:r>
            <w:r>
              <w:rPr>
                <w:rtl w:val="0"/>
              </w:rPr>
            </w:r>
          </w:p>
        </w:tc>
        <w:tc>
          <w:tcPr>
            <w:tcMar>
              <w:top w:w="60.0" w:type="dxa"/>
              <w:left w:w="90.0" w:type="dxa"/>
              <w:bottom w:w="60.0" w:type="dxa"/>
              <w:right w:w="90.0" w:type="dxa"/>
            </w:tcMar>
          </w:tcPr>
          <w:p w:rsidR="00000000" w:rsidDel="00000000" w:rsidP="00000000" w:rsidRDefault="00000000" w:rsidRPr="00000000" w14:paraId="0000048E">
            <w:pPr>
              <w:rPr/>
            </w:pPr>
            <w:r>
              <w:rPr>
                <w:color w:val="000000"/>
                <w:rtl w:val="0"/>
              </w:rPr>
              <w:t xml:space="preserve">設置認可申請・特別の教育課程指定申請</w:t>
            </w:r>
            <w:del w:id="9338" w:author="Claude" w:date="2026-10-13T00:00:00Z">
              <w:r>
                <w:rPr>
                  <w:color w:val="000000"/>
                  <w:rtl w:val="0"/>
                </w:rPr>
                <w:delText xml:space="preserve">（MS3）</w:delText>
              </w:r>
            </w:del>
            <w:ins w:id="9339" w:author="Claude" w:date="2026-10-13T00:00:00Z">
              <w:r>
                <w:rPr>
                  <w:color w:val="000000"/>
                  <w:rtl w:val="0"/>
                </w:rPr>
                <w:t xml:space="preserve">（MS3・判断点③④）</w:t>
              </w:r>
            </w:ins>
            <w:r>
              <w:rPr>
                <w:rtl w:val="0"/>
              </w:rPr>
            </w:r>
          </w:p>
        </w:tc>
        <w:tc>
          <w:tcPr>
            <w:tcMar>
              <w:top w:w="60.0" w:type="dxa"/>
              <w:left w:w="90.0" w:type="dxa"/>
              <w:bottom w:w="60.0" w:type="dxa"/>
              <w:right w:w="90.0" w:type="dxa"/>
            </w:tcMar>
          </w:tcPr>
          <w:p w:rsidR="00000000" w:rsidDel="00000000" w:rsidP="00000000" w:rsidRDefault="00000000" w:rsidRPr="00000000" w14:paraId="0000048F">
            <w:pPr>
              <w:rPr/>
            </w:pPr>
            <w:r>
              <w:rPr>
                <w:color w:val="000000"/>
                <w:rtl w:val="0"/>
              </w:rPr>
              <w:t xml:space="preserve">教員採用・移転準備</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90">
            <w:pPr>
              <w:rPr/>
            </w:pPr>
            <w:r>
              <w:rPr>
                <w:b w:val="1"/>
                <w:bCs w:val="1"/>
                <w:color w:val="000000"/>
                <w:rtl w:val="0"/>
              </w:rPr>
              <w:t xml:space="preserve">2029</w:t>
            </w:r>
            <w:r>
              <w:rPr>
                <w:rtl w:val="0"/>
              </w:rPr>
            </w:r>
          </w:p>
        </w:tc>
        <w:tc>
          <w:tcPr>
            <w:tcMar>
              <w:top w:w="60.0" w:type="dxa"/>
              <w:left w:w="90.0" w:type="dxa"/>
              <w:bottom w:w="60.0" w:type="dxa"/>
              <w:right w:w="90.0" w:type="dxa"/>
            </w:tcMar>
          </w:tcPr>
          <w:p w:rsidR="00000000" w:rsidDel="00000000" w:rsidP="00000000" w:rsidRDefault="00000000" w:rsidRPr="00000000" w14:paraId="00000491">
            <w:pPr>
              <w:rPr/>
            </w:pPr>
            <w:del w:id="9324" w:author="Claude" w:date="2026-10-13T00:00:00Z">
              <w:r>
                <w:rPr>
                  <w:color w:val="000000"/>
                  <w:rtl w:val="0"/>
                </w:rPr>
                <w:delText xml:space="preserve">【4月】多様化学校・オルタナ同時開校（MS4/MS5）、定員30名</w:delText>
              </w:r>
            </w:del>
            <w:ins w:id="9325" w:author="Claude" w:date="2026-10-13T00:00:00Z">
              <w:r>
                <w:rPr>
                  <w:color w:val="000000"/>
                  <w:rtl w:val="0"/>
                </w:rPr>
                <w:t xml:space="preserve">【4月】オルタナ稼働目標（中学校とは別主体）</w:t>
              </w:r>
            </w:ins>
            <w:r>
              <w:rPr>
                <w:rtl w:val="0"/>
              </w:rPr>
            </w:r>
          </w:p>
        </w:tc>
        <w:tc>
          <w:tcPr>
            <w:tcMar>
              <w:top w:w="60.0" w:type="dxa"/>
              <w:left w:w="90.0" w:type="dxa"/>
              <w:bottom w:w="60.0" w:type="dxa"/>
              <w:right w:w="90.0" w:type="dxa"/>
            </w:tcMar>
          </w:tcPr>
          <w:p w:rsidR="00000000" w:rsidDel="00000000" w:rsidP="00000000" w:rsidRDefault="00000000" w:rsidRPr="00000000" w14:paraId="00000492">
            <w:pPr>
              <w:rPr/>
            </w:pPr>
            <w:del w:id="9326" w:author="Claude" w:date="2026-10-13T00:00:00Z">
              <w:r>
                <w:rPr>
                  <w:color w:val="000000"/>
                  <w:rtl w:val="0"/>
                </w:rPr>
                <w:delText xml:space="preserve">【4月】同時開校、定員30名</w:delText>
              </w:r>
            </w:del>
            <w:ins w:id="9327" w:author="Claude" w:date="2026-10-13T00:00:00Z">
              <w:r>
                <w:rPr>
                  <w:color w:val="000000"/>
                  <w:rtl w:val="0"/>
                </w:rPr>
                <w:t xml:space="preserve">【4月】開校目標（MS4/MS5）、在籍30名目標</w:t>
              </w:r>
            </w:ins>
            <w:r>
              <w:rPr>
                <w:rtl w:val="0"/>
              </w:rPr>
            </w:r>
          </w:p>
        </w:tc>
        <w:tc>
          <w:tcPr>
            <w:tcMar>
              <w:top w:w="60.0" w:type="dxa"/>
              <w:left w:w="90.0" w:type="dxa"/>
              <w:bottom w:w="60.0" w:type="dxa"/>
              <w:right w:w="90.0" w:type="dxa"/>
            </w:tcMar>
          </w:tcPr>
          <w:p w:rsidR="00000000" w:rsidDel="00000000" w:rsidP="00000000" w:rsidRDefault="00000000" w:rsidRPr="00000000" w14:paraId="00000493">
            <w:pPr>
              <w:rPr/>
            </w:pPr>
            <w:r>
              <w:rPr>
                <w:color w:val="000000"/>
                <w:rtl w:val="0"/>
              </w:rPr>
              <w:t xml:space="preserve">伏見キャンパスへ移転・同時稼働</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94">
            <w:pPr>
              <w:rPr/>
            </w:pPr>
            <w:r>
              <w:rPr>
                <w:b w:val="1"/>
                <w:bCs w:val="1"/>
                <w:color w:val="000000"/>
                <w:rtl w:val="0"/>
              </w:rPr>
              <w:t xml:space="preserve">2030</w:t>
            </w:r>
            <w:r>
              <w:rPr>
                <w:rtl w:val="0"/>
              </w:rPr>
            </w:r>
          </w:p>
        </w:tc>
        <w:tc>
          <w:tcPr>
            <w:tcMar>
              <w:top w:w="60.0" w:type="dxa"/>
              <w:left w:w="90.0" w:type="dxa"/>
              <w:bottom w:w="60.0" w:type="dxa"/>
              <w:right w:w="90.0" w:type="dxa"/>
            </w:tcMar>
          </w:tcPr>
          <w:p w:rsidR="00000000" w:rsidDel="00000000" w:rsidP="00000000" w:rsidRDefault="00000000" w:rsidRPr="00000000" w14:paraId="00000495">
            <w:pPr>
              <w:rPr/>
            </w:pPr>
            <w:del w:id="9328" w:author="Claude" w:date="2026-10-13T00:00:00Z">
              <w:r>
                <w:rPr>
                  <w:color w:val="000000"/>
                  <w:rtl w:val="0"/>
                </w:rPr>
                <w:delText xml:space="preserve">定員60名へ拡大</w:delText>
              </w:r>
            </w:del>
            <w:ins w:id="9329" w:author="Claude" w:date="2026-10-13T00:00:00Z">
              <w:r>
                <w:rPr>
                  <w:color w:val="000000"/>
                  <w:rtl w:val="0"/>
                </w:rPr>
                <w:t xml:space="preserve">在籍60名目標</w:t>
              </w:r>
            </w:ins>
            <w:r>
              <w:rPr>
                <w:rtl w:val="0"/>
              </w:rPr>
            </w:r>
          </w:p>
        </w:tc>
        <w:tc>
          <w:tcPr>
            <w:tcMar>
              <w:top w:w="60.0" w:type="dxa"/>
              <w:left w:w="90.0" w:type="dxa"/>
              <w:bottom w:w="60.0" w:type="dxa"/>
              <w:right w:w="90.0" w:type="dxa"/>
            </w:tcMar>
          </w:tcPr>
          <w:p w:rsidR="00000000" w:rsidDel="00000000" w:rsidP="00000000" w:rsidRDefault="00000000" w:rsidRPr="00000000" w14:paraId="00000496">
            <w:pPr>
              <w:rPr/>
            </w:pPr>
            <w:del w:id="9330" w:author="Claude" w:date="2026-10-13T00:00:00Z">
              <w:r>
                <w:rPr>
                  <w:color w:val="000000"/>
                  <w:rtl w:val="0"/>
                </w:rPr>
                <w:delText xml:space="preserve">定員60名へ拡大</w:delText>
              </w:r>
            </w:del>
            <w:ins w:id="9331" w:author="Claude" w:date="2026-10-13T00:00:00Z">
              <w:r>
                <w:rPr>
                  <w:color w:val="000000"/>
                  <w:rtl w:val="0"/>
                </w:rPr>
                <w:t xml:space="preserve">在籍60名目標</w:t>
              </w:r>
            </w:ins>
            <w:r>
              <w:rPr>
                <w:rtl w:val="0"/>
              </w:rPr>
            </w:r>
          </w:p>
        </w:tc>
        <w:tc>
          <w:tcPr>
            <w:tcMar>
              <w:top w:w="60.0" w:type="dxa"/>
              <w:left w:w="90.0" w:type="dxa"/>
              <w:bottom w:w="60.0" w:type="dxa"/>
              <w:right w:w="90.0" w:type="dxa"/>
            </w:tcMar>
          </w:tcPr>
          <w:p w:rsidR="00000000" w:rsidDel="00000000" w:rsidP="00000000" w:rsidRDefault="00000000" w:rsidRPr="00000000" w14:paraId="00000497">
            <w:pPr>
              <w:rPr/>
            </w:pPr>
            <w:r>
              <w:rPr>
                <w:color w:val="000000"/>
                <w:rtl w:val="0"/>
              </w:rPr>
              <w:t xml:space="preserve">パターンA/B判断（任意）</w:t>
            </w:r>
            <w:r>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98">
            <w:pPr>
              <w:rPr/>
            </w:pPr>
            <w:r>
              <w:rPr>
                <w:b w:val="1"/>
                <w:bCs w:val="1"/>
                <w:color w:val="000000"/>
                <w:rtl w:val="0"/>
              </w:rPr>
              <w:t xml:space="preserve">2031</w:t>
            </w:r>
            <w:r>
              <w:rPr>
                <w:rtl w:val="0"/>
              </w:rPr>
            </w:r>
          </w:p>
        </w:tc>
        <w:tc>
          <w:tcPr>
            <w:tcMar>
              <w:top w:w="60.0" w:type="dxa"/>
              <w:left w:w="90.0" w:type="dxa"/>
              <w:bottom w:w="60.0" w:type="dxa"/>
              <w:right w:w="90.0" w:type="dxa"/>
            </w:tcMar>
          </w:tcPr>
          <w:p w:rsidR="00000000" w:rsidDel="00000000" w:rsidP="00000000" w:rsidRDefault="00000000" w:rsidRPr="00000000" w14:paraId="00000499">
            <w:pPr>
              <w:rPr/>
            </w:pPr>
            <w:del w:id="9332" w:author="Claude" w:date="2026-10-13T00:00:00Z">
              <w:r>
                <w:rPr>
                  <w:color w:val="000000"/>
                  <w:rtl w:val="0"/>
                </w:rPr>
                <w:delText xml:space="preserve">定員90名（充足）</w:delText>
              </w:r>
            </w:del>
            <w:ins w:id="9333" w:author="Claude" w:date="2026-10-13T00:00:00Z">
              <w:r>
                <w:rPr>
                  <w:color w:val="000000"/>
                  <w:rtl w:val="0"/>
                </w:rPr>
                <w:t xml:space="preserve">在籍90名目標</w:t>
              </w:r>
            </w:ins>
            <w:r>
              <w:rPr>
                <w:rtl w:val="0"/>
              </w:rPr>
            </w:r>
          </w:p>
        </w:tc>
        <w:tc>
          <w:tcPr>
            <w:tcMar>
              <w:top w:w="60.0" w:type="dxa"/>
              <w:left w:w="90.0" w:type="dxa"/>
              <w:bottom w:w="60.0" w:type="dxa"/>
              <w:right w:w="90.0" w:type="dxa"/>
            </w:tcMar>
          </w:tcPr>
          <w:p w:rsidR="00000000" w:rsidDel="00000000" w:rsidP="00000000" w:rsidRDefault="00000000" w:rsidRPr="00000000" w14:paraId="0000049A">
            <w:pPr>
              <w:rPr/>
            </w:pPr>
            <w:del w:id="9334" w:author="Claude" w:date="2026-10-13T00:00:00Z">
              <w:r>
                <w:rPr>
                  <w:color w:val="000000"/>
                  <w:rtl w:val="0"/>
                </w:rPr>
                <w:delText xml:space="preserve">定員90名（充足）</w:delText>
              </w:r>
            </w:del>
            <w:ins w:id="9335" w:author="Claude" w:date="2026-10-13T00:00:00Z">
              <w:r>
                <w:rPr>
                  <w:color w:val="000000"/>
                  <w:rtl w:val="0"/>
                </w:rPr>
                <w:t xml:space="preserve">在籍90名目標</w:t>
              </w:r>
            </w:ins>
            <w:r>
              <w:rPr>
                <w:rtl w:val="0"/>
              </w:rPr>
            </w:r>
          </w:p>
        </w:tc>
        <w:tc>
          <w:tcPr>
            <w:tcMar>
              <w:top w:w="60.0" w:type="dxa"/>
              <w:left w:w="90.0" w:type="dxa"/>
              <w:bottom w:w="60.0" w:type="dxa"/>
              <w:right w:w="90.0" w:type="dxa"/>
            </w:tcMar>
          </w:tcPr>
          <w:p w:rsidR="00000000" w:rsidDel="00000000" w:rsidP="00000000" w:rsidRDefault="00000000" w:rsidRPr="00000000" w14:paraId="0000049B">
            <w:pPr>
              <w:rPr/>
            </w:pPr>
            <w:del w:id="9340" w:author="Claude" w:date="2026-10-13T00:00:00Z">
              <w:r>
                <w:rPr>
                  <w:color w:val="000000"/>
                  <w:rtl w:val="0"/>
                </w:rPr>
                <w:delText xml:space="preserve">必要に応じ高等学校移行を実行</w:delText>
              </w:r>
            </w:del>
            <w:ins w:id="9341" w:author="Claude" w:date="2026-10-13T00:00:00Z">
              <w:r>
                <w:rPr>
                  <w:color w:val="000000"/>
                  <w:rtl w:val="0"/>
                </w:rPr>
                <w:t xml:space="preserve">高等学校化は中学校の運営安定後に別事業として判断</w:t>
              </w:r>
            </w:ins>
            <w:r>
              <w:rPr>
                <w:rtl w:val="0"/>
              </w:rPr>
            </w:r>
          </w:p>
        </w:tc>
      </w:tr>
    </w:tbl>
    <w:p w:rsidR="00000000" w:rsidDel="00000000" w:rsidP="00000000" w:rsidRDefault="00000000" w:rsidRPr="00000000" w14:paraId="0000049C">
      <w:pPr>
        <w:spacing w:after="120" w:lineRule="auto"/>
        <w:rPr/>
      </w:pPr>
      <w:r>
        <w:rPr>
          <w:rtl w:val="0"/>
        </w:rPr>
      </w:r>
    </w:p>
    <w:p w:rsidR="00000000" w:rsidDel="00000000" w:rsidP="00000000" w:rsidRDefault="00000000" w:rsidRPr="00000000" w14:paraId="0000049D">
      <w:pPr>
        <w:pStyle w:val="Heading1"/>
        <w:pageBreakBefore w:val="1"/>
        <w:spacing w:after="200" w:before="360" w:lineRule="auto"/>
        <w:rPr/>
      </w:pPr>
      <w:r>
        <w:rPr>
          <w:b w:val="1"/>
          <w:bCs w:val="1"/>
          <w:color w:val="1e2761"/>
          <w:rtl w:val="0"/>
        </w:rPr>
        <w:t xml:space="preserve">13. リスクと成功条件</w:t>
      </w:r>
      <w:r>
        <w:rPr>
          <w:rtl w:val="0"/>
        </w:rPr>
      </w:r>
    </w:p>
    <w:p w:rsidR="00000000" w:rsidDel="00000000" w:rsidP="00000000" w:rsidRDefault="00000000" w:rsidRPr="00000000" w14:paraId="0000049E">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pPr>
      <w:del w:id="9342" w:author="Claude" w:date="2026-10-13T00:00:00Z">
        <w:r>
          <w:rPr>
            <w:color w:val="000000"/>
            <w:rtl w:val="0"/>
          </w:rPr>
          <w:delText xml:space="preserve">最大のリスクは時間：京都府の設置認可申請期限が全体のクリティカルパス。2026年度内の事前相談着手が絶対条件。</w:delText>
        </w:r>
      </w:del>
      <w:ins w:id="9343" w:author="Claude" w:date="2026-10-13T00:00:00Z">
        <w:r>
          <w:rPr>
            <w:color w:val="000000"/>
            <w:rtl w:val="0"/>
          </w:rPr>
          <w:t xml:space="preserve">最大のリスクは時間：申請・審議・認可・募集の時期は京都府と確定する。2026年度内の事前相談着手を前提とし、判断点ごとに継続・延期を判断する。</w:t>
        </w:r>
      </w:ins>
      <w:r>
        <w:rPr>
          <w:rtl w:val="0"/>
        </w:rPr>
      </w:r>
    </w:p>
    <w:p w:rsidR="00000000" w:rsidDel="00000000" w:rsidP="00000000" w:rsidRDefault="00000000" w:rsidRPr="00000000" w14:paraId="0000049F">
      <w:pPr>
        <w:widowControl w:val="1"/>
        <w:numPr>
          <w:ilvl w:val="0"/>
          <w:numId w:val="3"/>
        </w:numPr>
        <w:pBdr>
          <w:top w:space="0" w:sz="0" w:val="nil"/>
          <w:left w:space="0" w:sz="0" w:val="nil"/>
          <w:bottom w:space="0" w:sz="0" w:val="nil"/>
          <w:right w:space="0" w:sz="0" w:val="nil"/>
          <w:between w:space="0" w:sz="0" w:val="nil"/>
        </w:pBdr>
        <w:spacing w:after="100" w:line="336" w:lineRule="auto"/>
        <w:ind w:left="420" w:hanging="210"/>
        <w:rPr/>
      </w:pPr>
      <w:r>
        <w:rPr>
          <w:color w:val="000000"/>
          <w:rtl w:val="0"/>
        </w:rPr>
        <w:t xml:space="preserve">資金：学校法人の基本財産の切り出し（多様化学校）と、新校舎の建設・賃借費用が中心。高専のような数十億円規模の基金は本構想では不要となり、資金計画は前バージョンより現実的になる。</w:t>
      </w:r>
      <w:ins w:id="9344" w:author="Claude" w:date="2026-10-13T00:00:00Z">
        <w:r>
          <w:rPr>
            <w:color w:val="000000"/>
            <w:rtl w:val="0"/>
          </w:rPr>
          <w:t xml:space="preserve">寄附・助成の未実現、工事の増額、開校延期を含む5年収支・月次資金繰りで検証する。</w:t>
        </w:r>
      </w:ins>
      <w:r>
        <w:rPr>
          <w:rtl w:val="0"/>
        </w:rPr>
      </w:r>
    </w:p>
    <w:p w:rsidR="00000000" w:rsidDel="00000000" w:rsidP="00000000" w:rsidRDefault="00000000" w:rsidRPr="00000000" w14:paraId="000004A0">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pPr>
      <w:r>
        <w:rPr>
          <w:color w:val="000000"/>
          <w:rtl w:val="0"/>
        </w:rPr>
        <w:t xml:space="preserve">人材：多様化学校は教員免許保有者が必須。塾講師の免許取得支援・現職教員の中途採用・洛風洛友OB人材の招聘を並行する。</w:t>
      </w:r>
      <w:r>
        <w:rPr>
          <w:rtl w:val="0"/>
        </w:rPr>
      </w:r>
    </w:p>
    <w:p w:rsidR="00000000" w:rsidDel="00000000" w:rsidP="00000000" w:rsidRDefault="00000000" w:rsidRPr="00000000" w14:paraId="000004A1">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pPr>
      <w:r>
        <w:rPr>
          <w:color w:val="000000"/>
          <w:rtl w:val="0"/>
        </w:rPr>
        <w:t xml:space="preserve">経営：私立小中は義務教育段階ゆえ就学支援金がなく授業料負担が壁（先行私立は年50〜80万円台）。自治体助成の働きかけと、グループ内送客による募集コスト圧縮で補う。</w:t>
      </w:r>
      <w:r>
        <w:rPr>
          <w:rtl w:val="0"/>
        </w:rPr>
      </w:r>
    </w:p>
    <w:p w:rsidR="00000000" w:rsidDel="00000000" w:rsidP="00000000" w:rsidRDefault="00000000" w:rsidRPr="00000000" w14:paraId="000004A2">
      <w:pPr>
        <w:widowControl w:val="1"/>
        <w:pBdr>
          <w:top w:space="0" w:sz="0" w:val="nil"/>
          <w:left w:space="0" w:sz="0" w:val="nil"/>
          <w:bottom w:space="0" w:sz="0" w:val="nil"/>
          <w:right w:space="0" w:sz="0" w:val="nil"/>
          <w:between w:space="0" w:sz="0" w:val="nil"/>
        </w:pBdr>
        <w:spacing w:after="100" w:line="336" w:lineRule="auto"/>
        <w:ind w:left="420" w:hanging="210"/>
        <w:rPr>
          <w:color w:val="000000"/>
        </w:rPr>
      </w:pPr>
      <w:r>
        <w:rPr>
          <w:color w:val="000000"/>
          <w:rtl w:val="0"/>
        </w:rPr>
        <w:t xml:space="preserve">高校段階の移行判断：ゴールフリー高等学校化（パターンB）は就学支援金・私学助成を取り込める反面、通信制高校の設置認可という新たな負荷が生じる。多様化学校の認可と同時並行になると学校法人の体力を超えるため、まずA（高等学院）で走り、多様化学校の運営安定後にBへ移行する二段階を基本とする。</w:t>
      </w:r>
    </w:p>
    <w:p w:rsidR="00000000" w:rsidDel="00000000" w:rsidP="00000000" w:rsidRDefault="00000000" w:rsidRPr="00000000" w14:paraId="000004A3">
      <w:pPr>
        <w:widowControl w:val="1"/>
        <w:numPr>
          <w:ilvl w:val="0"/>
          <w:numId w:val="3"/>
        </w:numPr>
        <w:pBdr>
          <w:top w:space="0" w:sz="0" w:val="nil"/>
          <w:left w:space="0" w:sz="0" w:val="nil"/>
          <w:bottom w:space="0" w:sz="0" w:val="nil"/>
          <w:right w:space="0" w:sz="0" w:val="nil"/>
          <w:between w:space="0" w:sz="0" w:val="nil"/>
        </w:pBdr>
        <w:spacing w:after="100" w:line="336" w:lineRule="auto"/>
        <w:ind w:left="420" w:hanging="210"/>
        <w:rPr/>
      </w:pPr>
      <w:del w:id="9345" w:author="Claude" w:date="2026-10-13T00:00:00Z">
        <w:r>
          <w:rPr>
            <w:color w:val="000000"/>
            <w:rtl w:val="0"/>
          </w:rPr>
          <w:delText xml:space="preserve">成功条件：シンガク→オルタナ→多様化学校→ゴールフリー高等学院（高等学校）の各段階が実績・生徒・人材を次へ供給する循環を、伏見の同一拠点で一貫させること。個別事業の成否ではなく、パイプライン全体で評価する経営指標を設定する。</w:delText>
        </w:r>
      </w:del>
      <w:ins w:id="9346" w:author="Claude" w:date="2026-10-13T00:00:00Z">
        <w:r>
          <w:rPr>
            <w:color w:val="000000"/>
            <w:rtl w:val="0"/>
          </w:rPr>
          <w:t xml:space="preserve">成功条件：各事業の運営主体・会計を分けたうえで、生徒が各段階で自分に合った学びと進路を選べる状態をつくること。事業別収支と、生徒の安心感・学習到達・進路選択などの教育指標の両方で評価する（登校復帰のみを唯一の成功指標にしない）。</w:t>
        </w:r>
      </w:ins>
      <w:r>
        <w:rPr>
          <w:rtl w:val="0"/>
        </w:rPr>
      </w:r>
    </w:p>
    <w:p>
      <w:pPr>
        <w:pStyle w:val="Heading2"/>
        <w:spacing w:after="160" w:before="300" w:lineRule="auto"/>
        <w:rPr>
          <w:ins w:id="9347" w:author="Claude" w:date="2026-10-13T00:00:00Z"/>
        </w:rPr>
      </w:pPr>
      <w:ins w:id="9348" w:author="Claude" w:date="2026-10-13T00:00:00Z">
        <w:r>
          <w:rPr>
            <w:b w:val="1"/>
            <w:bCs w:val="1"/>
            <w:color w:val="990011"/>
            <w:rtl w:val="0"/>
          </w:rPr>
          <w:t xml:space="preserve">13.1　行政確認・社内決裁が必要な事項</w:t>
        </w:r>
      </w:ins>
    </w:p>
    <w:p>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ins w:id="9349" w:author="Claude" w:date="2026-10-13T00:00:00Z"/>
        </w:rPr>
      </w:pPr>
      <w:ins w:id="9350" w:author="Claude" w:date="2026-10-13T00:00:00Z">
        <w:r>
          <w:rPr>
            <w:color w:val="000000"/>
            <w:rtl w:val="0"/>
          </w:rPr>
          <w:t xml:space="preserve">京都府への確認：申請・審議・計画段階と最終認可・募集開始の工程／新設と承継・組織変更／必要財産と借入・リース／借用・共用校舎の条件／公園の時間貸し・外部体育館・例外適用の条件と書面／教員等の申請時の確保・兼務・外注／助成の対象・初年度の算定・入金／夜間貸与・関連契約・事業区分</w:t>
        </w:r>
      </w:ins>
    </w:p>
    <w:p>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ins w:id="9351" w:author="Claude" w:date="2026-10-13T00:00:00Z"/>
        </w:rPr>
      </w:pPr>
      <w:ins w:id="9352" w:author="Claude" w:date="2026-10-13T00:00:00Z">
        <w:r>
          <w:rPr>
            <w:color w:val="000000"/>
            <w:rtl w:val="0"/>
          </w:rPr>
          <w:t xml:space="preserve">文部科学省への確認：対象生徒、約770単位時間案、教科融合・内容保障・評価、オンライン支援、実施計画への記載、府の認可との連動、指定申請の期限</w:t>
        </w:r>
      </w:ins>
    </w:p>
    <w:p>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ins w:id="9353" w:author="Claude" w:date="2026-10-13T00:00:00Z"/>
        </w:rPr>
      </w:pPr>
      <w:ins w:id="9354" w:author="Claude" w:date="2026-10-13T00:00:00Z">
        <w:r>
          <w:rPr>
            <w:color w:val="000000"/>
            <w:rtl w:val="0"/>
          </w:rPr>
          <w:t xml:space="preserve">京都市・施設管理者への確認：建築・消防・用途・避難・景観・衛生、公園の予約と継続利用、代替施設、必要な福祉事業の指定、就学・転校の手続き</w:t>
        </w:r>
      </w:ins>
    </w:p>
    <w:p>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ins w:id="9355" w:author="Claude" w:date="2026-10-13T00:00:00Z"/>
        </w:rPr>
      </w:pPr>
      <w:ins w:id="9356" w:author="Claude" w:date="2026-10-13T00:00:00Z">
        <w:r>
          <w:rPr>
            <w:color w:val="000000"/>
            <w:rtl w:val="0"/>
          </w:rPr>
          <w:t xml:space="preserve">社内決裁：法人ルート、建物と資産・負担者、事業の運営法人、初年度の受入れ、学校に必要な人員と専門支援、資金提供の形式・上限・期間、共用・委託・リースの条件、未認可段階の支出・募集、延期時の対応</w:t>
        </w:r>
      </w:ins>
    </w:p>
    <w:p w:rsidR="00000000" w:rsidDel="00000000" w:rsidP="00000000" w:rsidRDefault="00000000" w:rsidRPr="00000000" w14:paraId="000004A4">
      <w:pPr>
        <w:pStyle w:val="Heading1"/>
        <w:pageBreakBefore w:val="1"/>
        <w:spacing w:after="160" w:before="300" w:lineRule="auto"/>
        <w:rPr/>
      </w:pPr>
      <w:r>
        <w:rPr>
          <w:b w:val="1"/>
          <w:bCs w:val="1"/>
          <w:color w:val="1e2761"/>
          <w:rtl w:val="0"/>
        </w:rPr>
        <w:t xml:space="preserve">14. 出典・参考資料</w:t>
      </w:r>
      <w:r>
        <w:rPr>
          <w:rtl w:val="0"/>
        </w:rPr>
      </w:r>
    </w:p>
    <w:p w:rsidR="00000000" w:rsidDel="00000000" w:rsidP="00000000" w:rsidRDefault="00000000" w:rsidRPr="00000000" w14:paraId="000004A5">
      <w:pPr>
        <w:spacing w:after="140" w:line="360" w:lineRule="auto"/>
        <w:rPr/>
      </w:pPr>
      <w:r>
        <w:rPr>
          <w:color w:val="000000"/>
          <w:rtl w:val="0"/>
        </w:rPr>
        <w:t xml:space="preserve">本書の作成にあたり、主に以下の公的資料・一次情報を参照した。</w:t>
      </w:r>
      <w:r>
        <w:rPr>
          <w:rtl w:val="0"/>
        </w:rPr>
      </w:r>
    </w:p>
    <w:p w:rsidR="00000000" w:rsidDel="00000000" w:rsidP="00000000" w:rsidRDefault="00000000" w:rsidRPr="00000000" w14:paraId="000004A6">
      <w:pPr>
        <w:pStyle w:val="Heading2"/>
        <w:spacing w:after="160" w:before="300" w:lineRule="auto"/>
        <w:rPr/>
      </w:pPr>
      <w:r>
        <w:rPr>
          <w:b w:val="1"/>
          <w:bCs w:val="1"/>
          <w:color w:val="990011"/>
          <w:rtl w:val="0"/>
        </w:rPr>
        <w:t xml:space="preserve">14.1　不登校・COCOLOプラン関連</w:t>
      </w:r>
      <w:r>
        <w:rPr>
          <w:rtl w:val="0"/>
        </w:rPr>
      </w:r>
    </w:p>
    <w:p w:rsidR="00000000" w:rsidDel="00000000" w:rsidP="00000000" w:rsidRDefault="00000000" w:rsidRPr="00000000" w14:paraId="000004A7">
      <w:pPr>
        <w:widowControl w:val="1"/>
        <w:numPr>
          <w:ilvl w:val="0"/>
          <w:numId w:val="3"/>
        </w:numPr>
        <w:spacing w:after="100" w:line="300" w:lineRule="auto"/>
        <w:ind w:left="420" w:hanging="210"/>
        <w:rPr/>
      </w:pPr>
      <w:r>
        <w:rPr>
          <w:b w:val="1"/>
          <w:bCs w:val="1"/>
          <w:color w:val="000000"/>
          <w:rtl w:val="0"/>
        </w:rPr>
        <w:t xml:space="preserve">文部科学省「令和5年度 児童生徒の問題行動・不登校等生徒指導上の諸課題に関する調査」　</w:t>
      </w:r>
      <w:r>
        <w:rPr>
          <w:color w:val="1155cc"/>
          <w:sz w:val="16"/>
          <w:szCs w:val="16"/>
          <w:u w:val="single"/>
          <w:rtl w:val="0"/>
        </w:rPr>
        <w:t xml:space="preserve">https://www.mext.go.jp/a_menu/shotou/seitoshidou/1302902.htm</w:t>
      </w:r>
      <w:r>
        <w:rPr>
          <w:rtl w:val="0"/>
        </w:rPr>
      </w:r>
    </w:p>
    <w:p w:rsidR="00000000" w:rsidDel="00000000" w:rsidP="00000000" w:rsidRDefault="00000000" w:rsidRPr="00000000" w14:paraId="000004A8">
      <w:pPr>
        <w:widowControl w:val="1"/>
        <w:numPr>
          <w:ilvl w:val="0"/>
          <w:numId w:val="3"/>
        </w:numPr>
        <w:spacing w:after="100" w:line="300" w:lineRule="auto"/>
        <w:ind w:left="420" w:hanging="210"/>
        <w:rPr/>
      </w:pPr>
      <w:r>
        <w:rPr>
          <w:b w:val="1"/>
          <w:bCs w:val="1"/>
          <w:color w:val="000000"/>
          <w:rtl w:val="0"/>
        </w:rPr>
        <w:t xml:space="preserve">文部科学省「COCOLOプラン（誰一人取り残されない学びの保障に向けた不登校対策）」　</w:t>
      </w:r>
      <w:r>
        <w:rPr>
          <w:color w:val="1155cc"/>
          <w:sz w:val="16"/>
          <w:szCs w:val="16"/>
          <w:u w:val="single"/>
          <w:rtl w:val="0"/>
        </w:rPr>
        <w:t xml:space="preserve">https://www.mext.go.jp/a_menu/shotou/seitoshidou/1417900_00004.htm</w:t>
      </w:r>
      <w:r>
        <w:rPr>
          <w:rtl w:val="0"/>
        </w:rPr>
      </w:r>
    </w:p>
    <w:p>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ins w:id="9357" w:author="Claude" w:date="2026-10-13T00:00:00Z"/>
        </w:rPr>
      </w:pPr>
      <w:ins w:id="9358" w:author="Claude" w:date="2026-10-13T00:00:00Z">
        <w:r>
          <w:rPr>
            <w:color w:val="000000"/>
            <w:rtl w:val="0"/>
          </w:rPr>
          <w:t xml:space="preserve">京都府教育委員会「令和6年度児童生徒の問題行動・不登校等生徒指導上の諸課題に関する調査」広報資料（2025年10月28日）</w:t>
        </w:r>
      </w:ins>
    </w:p>
    <w:p>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ins w:id="9359" w:author="Claude" w:date="2026-10-13T00:00:00Z"/>
        </w:rPr>
      </w:pPr>
      <w:ins w:id="9360" w:author="Claude" w:date="2026-10-13T00:00:00Z">
        <w:r>
          <w:rPr>
            <w:color w:val="000000"/>
            <w:rtl w:val="0"/>
          </w:rPr>
          <w:t xml:space="preserve">文部科学省「令和6年度 児童生徒の問題行動・不登校等生徒指導上の諸課題に関する調査結果の概要」　https://www.mext.go.jp/content/20251029-mxt_jidou02-100002753_2_5.pdf</w:t>
        </w:r>
      </w:ins>
    </w:p>
    <w:p>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ins w:id="9361" w:author="Claude" w:date="2026-10-13T00:00:00Z"/>
        </w:rPr>
      </w:pPr>
      <w:ins w:id="9362" w:author="Claude" w:date="2026-10-13T00:00:00Z">
        <w:r>
          <w:rPr>
            <w:color w:val="000000"/>
            <w:rtl w:val="0"/>
          </w:rPr>
          <w:t xml:space="preserve">中学校設置基準　https://www.mext.go.jp/a_menu/shotou/koukijyun/1290243.htm</w:t>
        </w:r>
      </w:ins>
    </w:p>
    <w:p>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ins w:id="9363" w:author="Claude" w:date="2026-10-13T00:00:00Z"/>
        </w:rPr>
      </w:pPr>
      <w:ins w:id="9364" w:author="Claude" w:date="2026-10-13T00:00:00Z">
        <w:r>
          <w:rPr>
            <w:color w:val="000000"/>
            <w:rtl w:val="0"/>
          </w:rPr>
          <w:t xml:space="preserve">京都府の認可手続一覧　https://www.pref.kyoto.jp/bunkanso/gyoseitetsuduki.html</w:t>
        </w:r>
      </w:ins>
    </w:p>
    <w:p>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ins w:id="9365" w:author="Claude" w:date="2026-10-13T00:00:00Z"/>
        </w:rPr>
      </w:pPr>
      <w:ins w:id="9366" w:author="Claude" w:date="2026-10-13T00:00:00Z">
        <w:r>
          <w:rPr>
            <w:color w:val="000000"/>
            <w:rtl w:val="0"/>
          </w:rPr>
          <w:t xml:space="preserve">文部科学省「私立学校法の改正について」　https://www.mext.go.jp/a_menu/koutou/shiritsu/mext_00001.html</w:t>
        </w:r>
      </w:ins>
    </w:p>
    <w:p>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ins w:id="9367" w:author="Claude" w:date="2026-10-13T00:00:00Z"/>
        </w:rPr>
      </w:pPr>
      <w:ins w:id="9368" w:author="Claude" w:date="2026-10-13T00:00:00Z">
        <w:r>
          <w:rPr>
            <w:color w:val="000000"/>
            <w:rtl w:val="0"/>
          </w:rPr>
          <w:t xml:space="preserve">京都市「伏見桃山城運動公園の運営について」　https://www2.city.kyoto.lg.jp/somu/gyokaku/sisetu/73.pdf</w:t>
        </w:r>
      </w:ins>
    </w:p>
    <w:p>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ins w:id="9369" w:author="Claude" w:date="2026-10-13T00:00:00Z"/>
        </w:rPr>
      </w:pPr>
      <w:ins w:id="9370" w:author="Claude" w:date="2026-10-13T00:00:00Z">
        <w:r>
          <w:rPr>
            <w:color w:val="000000"/>
            <w:rtl w:val="0"/>
          </w:rPr>
          <w:t xml:space="preserve">文部科学省「自宅ICT学習の指導要録上の出欠の取扱い」　https://www.mext.go.jp/a_menu/shotou/seitoshidou/1422155_00005.htm</w:t>
        </w:r>
      </w:ins>
    </w:p>
    <w:p>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ins w:id="9371" w:author="Claude" w:date="2026-10-13T00:00:00Z"/>
        </w:rPr>
      </w:pPr>
      <w:ins w:id="9372" w:author="Claude" w:date="2026-10-13T00:00:00Z">
        <w:r>
          <w:rPr>
            <w:color w:val="000000"/>
            <w:rtl w:val="0"/>
          </w:rPr>
          <w:t xml:space="preserve">京都市「放課後等デイサービス事業所の公募」　https://www.city.kyoto.lg.jp/hagukumi/page/0000355121.html</w:t>
        </w:r>
      </w:ins>
    </w:p>
    <w:p w:rsidR="00000000" w:rsidDel="00000000" w:rsidP="00000000" w:rsidRDefault="00000000" w:rsidRPr="00000000" w14:paraId="000004A9">
      <w:pPr>
        <w:widowControl w:val="1"/>
        <w:numPr>
          <w:ilvl w:val="0"/>
          <w:numId w:val="3"/>
        </w:numPr>
        <w:spacing w:after="100" w:line="300" w:lineRule="auto"/>
        <w:ind w:left="420" w:hanging="210"/>
        <w:rPr/>
      </w:pPr>
      <w:r>
        <w:rPr>
          <w:b w:val="1"/>
          <w:bCs w:val="1"/>
          <w:color w:val="000000"/>
          <w:rtl w:val="0"/>
        </w:rPr>
        <w:t xml:space="preserve">文部科学省「学びの多様化学校の設置に向けて【手引き】」（令和6年2月改定）　</w:t>
      </w:r>
      <w:r>
        <w:rPr>
          <w:color w:val="1155cc"/>
          <w:sz w:val="16"/>
          <w:szCs w:val="16"/>
          <w:u w:val="single"/>
          <w:rtl w:val="0"/>
        </w:rPr>
        <w:t xml:space="preserve">https://www.mext.go.jp/a_menu/shotou/seitoshidou/1387008_00001.htm</w:t>
      </w:r>
      <w:r>
        <w:rPr>
          <w:rtl w:val="0"/>
        </w:rPr>
      </w:r>
    </w:p>
    <w:p w:rsidR="00000000" w:rsidDel="00000000" w:rsidP="00000000" w:rsidRDefault="00000000" w:rsidRPr="00000000" w14:paraId="000004AA">
      <w:pPr>
        <w:widowControl w:val="1"/>
        <w:numPr>
          <w:ilvl w:val="0"/>
          <w:numId w:val="3"/>
        </w:numPr>
        <w:spacing w:after="100" w:line="300" w:lineRule="auto"/>
        <w:ind w:left="420" w:hanging="210"/>
        <w:rPr/>
      </w:pPr>
      <w:r>
        <w:rPr>
          <w:b w:val="1"/>
          <w:bCs w:val="1"/>
          <w:color w:val="000000"/>
          <w:rtl w:val="0"/>
        </w:rPr>
        <w:t xml:space="preserve">文部科学省「学びの多様化学校 制度・設置者一覧」　</w:t>
      </w:r>
      <w:r>
        <w:rPr>
          <w:color w:val="1155cc"/>
          <w:sz w:val="16"/>
          <w:szCs w:val="16"/>
          <w:u w:val="single"/>
          <w:rtl w:val="0"/>
        </w:rPr>
        <w:t xml:space="preserve">https://www.mext.go.jp/a_menu/shotou/seitoshidou/1387004.htm</w:t>
      </w:r>
      <w:r>
        <w:rPr>
          <w:rtl w:val="0"/>
        </w:rPr>
      </w:r>
    </w:p>
    <w:p w:rsidR="00000000" w:rsidDel="00000000" w:rsidP="00000000" w:rsidRDefault="00000000" w:rsidRPr="00000000" w14:paraId="000004AB">
      <w:pPr>
        <w:widowControl w:val="1"/>
        <w:numPr>
          <w:ilvl w:val="0"/>
          <w:numId w:val="3"/>
        </w:numPr>
        <w:spacing w:after="100" w:line="300" w:lineRule="auto"/>
        <w:ind w:left="420" w:hanging="210"/>
        <w:rPr/>
      </w:pPr>
      <w:r>
        <w:rPr>
          <w:b w:val="1"/>
          <w:bCs w:val="1"/>
          <w:color w:val="000000"/>
          <w:rtl w:val="0"/>
        </w:rPr>
        <w:t xml:space="preserve">学校教育法施行規則 第56条（e-Gov法令検索）　</w:t>
      </w:r>
      <w:r>
        <w:rPr>
          <w:color w:val="1155cc"/>
          <w:sz w:val="16"/>
          <w:szCs w:val="16"/>
          <w:u w:val="single"/>
          <w:rtl w:val="0"/>
        </w:rPr>
        <w:t xml:space="preserve">https://elaws.e-gov.go.jp/document?lawid=322M40000080011</w:t>
      </w:r>
      <w:r>
        <w:rPr>
          <w:rtl w:val="0"/>
        </w:rPr>
      </w:r>
    </w:p>
    <w:p w:rsidR="00000000" w:rsidDel="00000000" w:rsidP="00000000" w:rsidRDefault="00000000" w:rsidRPr="00000000" w14:paraId="000004AC">
      <w:pPr>
        <w:pStyle w:val="Heading2"/>
        <w:spacing w:after="160" w:before="300" w:lineRule="auto"/>
        <w:rPr/>
      </w:pPr>
      <w:r>
        <w:rPr>
          <w:b w:val="1"/>
          <w:bCs w:val="1"/>
          <w:color w:val="990011"/>
          <w:rtl w:val="0"/>
        </w:rPr>
        <w:t xml:space="preserve">14.2　京都府内の空白領域（2.1表）の根拠</w:t>
      </w:r>
      <w:r>
        <w:rPr>
          <w:rtl w:val="0"/>
        </w:rPr>
      </w:r>
    </w:p>
    <w:p w:rsidR="00000000" w:rsidDel="00000000" w:rsidP="00000000" w:rsidRDefault="00000000" w:rsidRPr="00000000" w14:paraId="000004AD">
      <w:pPr>
        <w:widowControl w:val="1"/>
        <w:numPr>
          <w:ilvl w:val="0"/>
          <w:numId w:val="3"/>
        </w:numPr>
        <w:spacing w:after="100" w:line="300" w:lineRule="auto"/>
        <w:ind w:left="420" w:hanging="210"/>
        <w:rPr/>
      </w:pPr>
      <w:r>
        <w:rPr>
          <w:b w:val="1"/>
          <w:bCs w:val="1"/>
          <w:color w:val="000000"/>
          <w:rtl w:val="0"/>
        </w:rPr>
        <w:t xml:space="preserve">京都府教育委員会「京都府の不登校児童生徒数の状況」　</w:t>
      </w:r>
      <w:r>
        <w:rPr>
          <w:color w:val="1155cc"/>
          <w:sz w:val="16"/>
          <w:szCs w:val="16"/>
          <w:u w:val="single"/>
          <w:rtl w:val="0"/>
        </w:rPr>
        <w:t xml:space="preserve">https://www.pref.kyoto.jp/</w:t>
      </w:r>
      <w:r>
        <w:rPr>
          <w:rtl w:val="0"/>
        </w:rPr>
      </w:r>
    </w:p>
    <w:p w:rsidR="00000000" w:rsidDel="00000000" w:rsidP="00000000" w:rsidRDefault="00000000" w:rsidRPr="00000000" w14:paraId="000004AE">
      <w:pPr>
        <w:widowControl w:val="1"/>
        <w:numPr>
          <w:ilvl w:val="0"/>
          <w:numId w:val="3"/>
        </w:numPr>
        <w:spacing w:after="100" w:line="300" w:lineRule="auto"/>
        <w:ind w:left="420" w:hanging="210"/>
        <w:rPr/>
      </w:pPr>
      <w:r>
        <w:rPr>
          <w:b w:val="1"/>
          <w:bCs w:val="1"/>
          <w:color w:val="000000"/>
          <w:rtl w:val="0"/>
        </w:rPr>
        <w:t xml:space="preserve">京都市教育委員会「洛風中学校・洛友中学校（学びの多様化学校）」概要　</w:t>
      </w:r>
      <w:r>
        <w:rPr>
          <w:color w:val="1155cc"/>
          <w:sz w:val="16"/>
          <w:szCs w:val="16"/>
          <w:u w:val="single"/>
          <w:rtl w:val="0"/>
        </w:rPr>
        <w:t xml:space="preserve">https://www.city.kyoto.lg.jp/</w:t>
      </w:r>
      <w:r>
        <w:rPr>
          <w:rtl w:val="0"/>
        </w:rPr>
      </w:r>
    </w:p>
    <w:p w:rsidR="00000000" w:rsidDel="00000000" w:rsidP="00000000" w:rsidRDefault="00000000" w:rsidRPr="00000000" w14:paraId="000004AF">
      <w:pPr>
        <w:widowControl w:val="1"/>
        <w:numPr>
          <w:ilvl w:val="0"/>
          <w:numId w:val="3"/>
        </w:numPr>
        <w:spacing w:after="100" w:line="300" w:lineRule="auto"/>
        <w:ind w:left="420" w:hanging="210"/>
        <w:rPr/>
      </w:pPr>
      <w:r>
        <w:rPr>
          <w:b w:val="1"/>
          <w:bCs w:val="1"/>
          <w:color w:val="000000"/>
          <w:rtl w:val="0"/>
        </w:rPr>
        <w:t xml:space="preserve">文部科学省「学びの多様化学校 設置者一覧」（京都府内の私立設置者ゼロを確認）　</w:t>
      </w:r>
      <w:r>
        <w:rPr>
          <w:color w:val="1155cc"/>
          <w:sz w:val="16"/>
          <w:szCs w:val="16"/>
          <w:u w:val="single"/>
          <w:rtl w:val="0"/>
        </w:rPr>
        <w:t xml:space="preserve">https://www.mext.go.jp/a_menu/shotou/seitoshidou/1387004.htm</w:t>
      </w:r>
      <w:r>
        <w:rPr>
          <w:rtl w:val="0"/>
        </w:rPr>
      </w:r>
    </w:p>
    <w:p w:rsidR="00000000" w:rsidDel="00000000" w:rsidP="00000000" w:rsidRDefault="00000000" w:rsidRPr="00000000" w14:paraId="000004B0">
      <w:pPr>
        <w:widowControl w:val="1"/>
        <w:numPr>
          <w:ilvl w:val="0"/>
          <w:numId w:val="3"/>
        </w:numPr>
        <w:spacing w:after="100" w:line="300" w:lineRule="auto"/>
        <w:ind w:left="420" w:hanging="210"/>
        <w:rPr/>
      </w:pPr>
      <w:r>
        <w:rPr>
          <w:b w:val="1"/>
          <w:bCs w:val="1"/>
          <w:color w:val="000000"/>
          <w:rtl w:val="0"/>
        </w:rPr>
        <w:t xml:space="preserve">総務省統計局「国勢調査（市区町村別人口）」洛北・洛西・洛南・宇治・城陽・亀岡エリアの人口統計　</w:t>
      </w:r>
      <w:r>
        <w:rPr>
          <w:color w:val="1155cc"/>
          <w:sz w:val="16"/>
          <w:szCs w:val="16"/>
          <w:u w:val="single"/>
          <w:rtl w:val="0"/>
        </w:rPr>
        <w:t xml:space="preserve">https://www.stat.go.jp/</w:t>
      </w:r>
      <w:r>
        <w:rPr>
          <w:rtl w:val="0"/>
        </w:rPr>
      </w:r>
    </w:p>
    <w:p w:rsidR="00000000" w:rsidDel="00000000" w:rsidP="00000000" w:rsidRDefault="00000000" w:rsidRPr="00000000" w14:paraId="000004B1">
      <w:pPr>
        <w:widowControl w:val="1"/>
        <w:numPr>
          <w:ilvl w:val="0"/>
          <w:numId w:val="3"/>
        </w:numPr>
        <w:spacing w:after="100" w:line="300" w:lineRule="auto"/>
        <w:ind w:left="420" w:hanging="210"/>
        <w:rPr/>
      </w:pPr>
      <w:r>
        <w:rPr>
          <w:b w:val="1"/>
          <w:bCs w:val="1"/>
          <w:color w:val="000000"/>
          <w:rtl w:val="0"/>
        </w:rPr>
        <w:t xml:space="preserve">京都府「教育支援センター（適応指導教室）設置状況」　</w:t>
      </w:r>
      <w:r>
        <w:rPr>
          <w:color w:val="1155cc"/>
          <w:sz w:val="16"/>
          <w:szCs w:val="16"/>
          <w:u w:val="single"/>
          <w:rtl w:val="0"/>
        </w:rPr>
        <w:t xml:space="preserve">https://www.pref.kyoto.jp/</w:t>
      </w:r>
      <w:r>
        <w:rPr>
          <w:rtl w:val="0"/>
        </w:rPr>
      </w:r>
    </w:p>
    <w:p w:rsidR="00000000" w:rsidDel="00000000" w:rsidP="00000000" w:rsidRDefault="00000000" w:rsidRPr="00000000" w14:paraId="000004B2">
      <w:pPr>
        <w:pStyle w:val="Heading2"/>
        <w:spacing w:after="160" w:before="300" w:lineRule="auto"/>
        <w:rPr/>
      </w:pPr>
      <w:r>
        <w:rPr>
          <w:b w:val="1"/>
          <w:bCs w:val="1"/>
          <w:color w:val="990011"/>
          <w:rtl w:val="0"/>
        </w:rPr>
        <w:t xml:space="preserve">14.3　成基グループ・事業構想関連</w:t>
      </w:r>
      <w:r>
        <w:rPr>
          <w:rtl w:val="0"/>
        </w:rPr>
      </w:r>
    </w:p>
    <w:p w:rsidR="00000000" w:rsidDel="00000000" w:rsidP="00000000" w:rsidRDefault="00000000" w:rsidRPr="00000000" w14:paraId="000004B3">
      <w:pPr>
        <w:widowControl w:val="1"/>
        <w:numPr>
          <w:ilvl w:val="0"/>
          <w:numId w:val="3"/>
        </w:numPr>
        <w:spacing w:after="100" w:line="300" w:lineRule="auto"/>
        <w:ind w:left="420" w:hanging="210"/>
        <w:rPr/>
      </w:pPr>
      <w:r>
        <w:rPr>
          <w:b w:val="1"/>
          <w:bCs w:val="1"/>
          <w:color w:val="000000"/>
          <w:rtl w:val="0"/>
        </w:rPr>
        <w:t xml:space="preserve">成基コミュニティグループ 公式サイト（会社概要・教育理念）　</w:t>
      </w:r>
      <w:r>
        <w:rPr>
          <w:color w:val="1155cc"/>
          <w:sz w:val="16"/>
          <w:szCs w:val="16"/>
          <w:u w:val="single"/>
          <w:rtl w:val="0"/>
        </w:rPr>
        <w:t xml:space="preserve">https://www.seiki.co.jp/</w:t>
      </w:r>
      <w:r>
        <w:rPr>
          <w:rtl w:val="0"/>
        </w:rPr>
      </w:r>
    </w:p>
    <w:p w:rsidR="00000000" w:rsidDel="00000000" w:rsidP="00000000" w:rsidRDefault="00000000" w:rsidRPr="00000000" w14:paraId="000004B4">
      <w:pPr>
        <w:widowControl w:val="1"/>
        <w:numPr>
          <w:ilvl w:val="0"/>
          <w:numId w:val="3"/>
        </w:numPr>
        <w:spacing w:after="100" w:line="300" w:lineRule="auto"/>
        <w:ind w:left="420" w:hanging="210"/>
        <w:rPr/>
      </w:pPr>
      <w:r>
        <w:rPr>
          <w:b w:val="1"/>
          <w:bCs w:val="1"/>
          <w:color w:val="000000"/>
          <w:rtl w:val="0"/>
        </w:rPr>
        <w:t xml:space="preserve">PR TIMES「成基コミュニティグループ MVV刷新に関する発表」　</w:t>
      </w:r>
      <w:r>
        <w:rPr>
          <w:color w:val="1155cc"/>
          <w:sz w:val="16"/>
          <w:szCs w:val="16"/>
          <w:u w:val="single"/>
          <w:rtl w:val="0"/>
        </w:rPr>
        <w:t xml:space="preserve">https://prtimes.jp/main/html/rd/p/000000026.000115646.html</w:t>
      </w:r>
      <w:r>
        <w:rPr>
          <w:rtl w:val="0"/>
        </w:rPr>
      </w:r>
    </w:p>
    <w:p w:rsidR="00000000" w:rsidDel="00000000" w:rsidP="00000000" w:rsidRDefault="00000000" w:rsidRPr="00000000" w14:paraId="000004B5">
      <w:pPr>
        <w:widowControl w:val="1"/>
        <w:numPr>
          <w:ilvl w:val="0"/>
          <w:numId w:val="3"/>
        </w:numPr>
        <w:spacing w:after="100" w:line="300" w:lineRule="auto"/>
        <w:ind w:left="420" w:hanging="210"/>
        <w:rPr/>
      </w:pPr>
      <w:r>
        <w:rPr>
          <w:b w:val="1"/>
          <w:bCs w:val="1"/>
          <w:color w:val="000000"/>
          <w:rtl w:val="0"/>
        </w:rPr>
        <w:t xml:space="preserve">「成基グループ『学びの多様化学校』設立・運営事業構想書」（予算設計・収支シミュレーション・KGI/KPI・教員体制、社内資料）　</w:t>
      </w:r>
      <w:r>
        <w:rPr>
          <w:color w:val="1155cc"/>
          <w:sz w:val="16"/>
          <w:szCs w:val="16"/>
          <w:u w:val="single"/>
          <w:rtl w:val="0"/>
        </w:rPr>
        <w:t xml:space="preserve">（社内資料）</w:t>
      </w:r>
      <w:r>
        <w:rPr>
          <w:rtl w:val="0"/>
        </w:rPr>
      </w:r>
    </w:p>
    <w:p w:rsidR="00000000" w:rsidDel="00000000" w:rsidP="00000000" w:rsidRDefault="00000000" w:rsidRPr="00000000" w14:paraId="000004B6">
      <w:pPr>
        <w:widowControl w:val="1"/>
        <w:numPr>
          <w:ilvl w:val="0"/>
          <w:numId w:val="3"/>
        </w:numPr>
        <w:spacing w:after="100" w:line="300" w:lineRule="auto"/>
        <w:ind w:left="420" w:hanging="210"/>
        <w:rPr/>
      </w:pPr>
      <w:r>
        <w:rPr>
          <w:b w:val="1"/>
          <w:bCs w:val="1"/>
          <w:color w:val="000000"/>
          <w:rtl w:val="0"/>
        </w:rPr>
        <w:t xml:space="preserve">「成基グループ『学びの多様化学校』2029年4月開校に向けたWBS・タスクリスト」（社内資料）　</w:t>
      </w:r>
      <w:r>
        <w:rPr>
          <w:color w:val="1155cc"/>
          <w:sz w:val="16"/>
          <w:szCs w:val="16"/>
          <w:u w:val="single"/>
          <w:rtl w:val="0"/>
        </w:rPr>
        <w:t xml:space="preserve">（社内資料）</w:t>
      </w:r>
      <w:r>
        <w:rPr>
          <w:rtl w:val="0"/>
        </w:rPr>
      </w:r>
    </w:p>
    <w:p w:rsidR="00000000" w:rsidDel="00000000" w:rsidP="00000000" w:rsidRDefault="00000000" w:rsidRPr="00000000" w14:paraId="000004B7">
      <w:pPr>
        <w:widowControl w:val="1"/>
        <w:numPr>
          <w:ilvl w:val="0"/>
          <w:numId w:val="3"/>
        </w:numPr>
        <w:spacing w:after="100" w:line="300" w:lineRule="auto"/>
        <w:ind w:left="420" w:hanging="210"/>
        <w:rPr/>
      </w:pPr>
      <w:r>
        <w:rPr>
          <w:b w:val="1"/>
          <w:bCs w:val="1"/>
          <w:color w:val="000000"/>
          <w:rtl w:val="0"/>
        </w:rPr>
        <w:t xml:space="preserve">「成基グループ『学びの多様化学校』タスク優先度・完了目標一覧」（社内資料）　</w:t>
      </w:r>
      <w:r>
        <w:rPr>
          <w:color w:val="1155cc"/>
          <w:sz w:val="16"/>
          <w:szCs w:val="16"/>
          <w:u w:val="single"/>
          <w:rtl w:val="0"/>
        </w:rPr>
        <w:t xml:space="preserve">（社内資料）</w:t>
      </w:r>
      <w:r>
        <w:rPr>
          <w:rtl w:val="0"/>
        </w:rPr>
      </w:r>
    </w:p>
    <w:p>
      <w:pPr>
        <w:pStyle w:val="Heading1"/>
        <w:pageBreakBefore w:val="1"/>
        <w:spacing w:after="200" w:before="360" w:lineRule="auto"/>
        <w:rPr>
          <w:ins w:id="9001" w:author="Claude" w:date="2026-10-13T00:00:00Z"/>
        </w:rPr>
      </w:pPr>
      <w:ins w:id="9002" w:author="Claude" w:date="2026-10-13T00:00:00Z">
        <w:r>
          <w:rPr>
            <w:b w:val="1"/>
            <w:bCs w:val="1"/>
            <w:color w:val="1e2761"/>
            <w:rtl w:val="0"/>
          </w:rPr>
          <w:t xml:space="preserve">巻末資料　学校法人設置・学びの多様化学校開校のタスクとスケジュール</w:t>
        </w:r>
      </w:ins>
    </w:p>
    <w:p>
      <w:pPr>
        <w:spacing w:after="140" w:line="360" w:lineRule="auto"/>
        <w:rPr>
          <w:ins w:id="9003" w:author="Claude" w:date="2026-10-13T00:00:00Z"/>
        </w:rPr>
      </w:pPr>
      <w:ins w:id="9004" w:author="Claude" w:date="2026-10-13T00:00:00Z">
        <w:r>
          <w:rPr>
            <w:color w:val="000000"/>
            <w:rtl w:val="0"/>
          </w:rPr>
          <w:t xml:space="preserve">本資料は、学校法人の設置（既存法人の承継または新設）から学びの多様化学校の開校（2029年4月目標）までの具体的なタスクと日程を、ワークストリーム（WS1〜WS6）と判断点①〜⑤に沿って整理したものである。日程は「A.3 日程表」（表）と「A.4 スケジュールチャート」（図）に分けて示す。</w:t>
        </w:r>
      </w:ins>
    </w:p>
    <w:p>
      <w:pPr>
        <w:pStyle w:val="Heading2"/>
        <w:spacing w:after="160" w:before="300" w:lineRule="auto"/>
        <w:rPr>
          <w:ins w:id="9005" w:author="Claude" w:date="2026-10-13T00:00:00Z"/>
        </w:rPr>
      </w:pPr>
      <w:ins w:id="9006" w:author="Claude" w:date="2026-10-13T00:00:00Z">
        <w:r>
          <w:rPr>
            <w:b w:val="1"/>
            <w:bCs w:val="1"/>
            <w:color w:val="990011"/>
            <w:rtl w:val="0"/>
          </w:rPr>
          <w:t xml:space="preserve">A.1　前提</w:t>
        </w:r>
      </w:ins>
    </w:p>
    <w:p>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ins w:id="9007" w:author="Claude" w:date="2026-10-13T00:00:00Z"/>
        </w:rPr>
      </w:pPr>
      <w:ins w:id="9008" w:author="Claude" w:date="2026-10-13T00:00:00Z">
        <w:r>
          <w:rPr>
            <w:color w:val="000000"/>
            <w:rtl w:val="0"/>
          </w:rPr>
          <w:t xml:space="preserve">時期はすべて社内の目標である。正式な申請・審議会・認可・募集開始・指定申請の時期は、京都府（私学担当）と文部科学省に確認して確定し、確認後にこの表を更新する。</w:t>
        </w:r>
      </w:ins>
    </w:p>
    <w:p>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ins w:id="9009" w:author="Claude" w:date="2026-10-13T00:00:00Z"/>
        </w:rPr>
      </w:pPr>
      <w:ins w:id="9010" w:author="Claude" w:date="2026-10-13T00:00:00Z">
        <w:r>
          <w:rPr>
            <w:color w:val="000000"/>
            <w:rtl w:val="0"/>
          </w:rPr>
          <w:t xml:space="preserve">学校法人は、既存法人の承継を検討し、成立しない場合は新設する。承継の調査が遅れても新設の準備は止めない（タスク1-3〜1-7）。</w:t>
        </w:r>
      </w:ins>
    </w:p>
    <w:p>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ins w:id="9011" w:author="Claude" w:date="2026-10-13T00:00:00Z"/>
        </w:rPr>
      </w:pPr>
      <w:ins w:id="9012" w:author="Claude" w:date="2026-10-13T00:00:00Z">
        <w:r>
          <w:rPr>
            <w:color w:val="000000"/>
            <w:rtl w:val="0"/>
          </w:rPr>
          <w:t xml:space="preserve">各判断点では、継続／条件付き継続／計画変更・延期を判断する。条件付きの場合は、未解決事項の担当・期限・支出上限を決める。</w:t>
        </w:r>
      </w:ins>
    </w:p>
    <w:p>
      <w:pPr>
        <w:widowControl w:val="1"/>
        <w:numPr>
          <w:ilvl w:val="0"/>
          <w:numId w:val="3"/>
        </w:numPr>
        <w:pBdr>
          <w:top w:space="0" w:sz="0" w:val="nil"/>
          <w:left w:space="0" w:sz="0" w:val="nil"/>
          <w:bottom w:space="0" w:sz="0" w:val="nil"/>
          <w:right w:space="0" w:sz="0" w:val="nil"/>
          <w:between w:space="0" w:sz="0" w:val="nil"/>
        </w:pBdr>
        <w:spacing w:after="100" w:line="300" w:lineRule="auto"/>
        <w:ind w:left="420" w:hanging="210"/>
        <w:rPr>
          <w:ins w:id="9013" w:author="Claude" w:date="2026-10-13T00:00:00Z"/>
        </w:rPr>
      </w:pPr>
      <w:ins w:id="9014" w:author="Claude" w:date="2026-10-13T00:00:00Z">
        <w:r>
          <w:rPr>
            <w:color w:val="000000"/>
            <w:rtl w:val="0"/>
          </w:rPr>
          <w:t xml:space="preserve">担当はすべて案であり、法人化準備室の設置後に確定する。</w:t>
        </w:r>
      </w:ins>
    </w:p>
    <w:p>
      <w:pPr>
        <w:pStyle w:val="Heading2"/>
        <w:spacing w:after="160" w:before="300" w:lineRule="auto"/>
        <w:rPr>
          <w:ins w:id="9015" w:author="Claude" w:date="2026-10-13T00:00:00Z"/>
        </w:rPr>
      </w:pPr>
      <w:ins w:id="9016" w:author="Claude" w:date="2026-10-13T00:00:00Z">
        <w:r>
          <w:rPr>
            <w:b w:val="1"/>
            <w:bCs w:val="1"/>
            <w:color w:val="990011"/>
            <w:rtl w:val="0"/>
          </w:rPr>
          <w:t xml:space="preserve">A.2　タスク一覧（表）</w:t>
        </w:r>
      </w:ins>
    </w:p>
    <w:tbl>
      <w:tblPr>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Pr>
      <w:tblGrid>
        <w:gridCol w:w="620"/>
        <w:gridCol w:w="3250"/>
        <w:gridCol w:w="2700"/>
        <w:gridCol w:w="1500"/>
        <w:gridCol w:w="1342"/>
      </w:tblGrid>
      <w:tr>
        <w:trPr>
          <w:cantSplit w:val="1"/>
          <w:tblHeader w:val="1"/>
          <w:ins w:id="9017" w:author="Claude" w:date="2026-10-13T00:00:00Z"/>
        </w:trPr>
        <w:tc>
          <w:tcPr>
            <w:tcW w:w="620" w:type="dxa"/>
            <w:shd w:val="clear" w:color="auto" w:fill="1E2761"/>
          </w:tcPr>
          <w:p>
            <w:pPr>
              <w:spacing w:before="0" w:after="0" w:line="260" w:lineRule="auto"/>
              <w:jc w:val="center"/>
              <w:rPr>
                <w:ins w:id="9018" w:author="Claude" w:date="2026-10-13T00:00:00Z"/>
              </w:rPr>
            </w:pPr>
            <w:ins w:id="9019" w:author="Claude" w:date="2026-10-13T00:00:00Z">
              <w:r>
                <w:rPr>
                  <w:b w:val="1"/>
                  <w:color w:val="FFFFFF"/>
                  <w:sz w:val="16"/>
                  <w:szCs w:val="16"/>
                </w:rPr>
                <w:t xml:space="preserve">No.</w:t>
              </w:r>
            </w:ins>
          </w:p>
        </w:tc>
        <w:tc>
          <w:tcPr>
            <w:tcW w:w="3250" w:type="dxa"/>
            <w:shd w:val="clear" w:color="auto" w:fill="1E2761"/>
          </w:tcPr>
          <w:p>
            <w:pPr>
              <w:spacing w:before="0" w:after="0" w:line="260" w:lineRule="auto"/>
              <w:jc w:val="center"/>
              <w:rPr>
                <w:ins w:id="9020" w:author="Claude" w:date="2026-10-13T00:00:00Z"/>
              </w:rPr>
            </w:pPr>
            <w:ins w:id="9021" w:author="Claude" w:date="2026-10-13T00:00:00Z">
              <w:r>
                <w:rPr>
                  <w:b w:val="1"/>
                  <w:color w:val="FFFFFF"/>
                  <w:sz w:val="16"/>
                  <w:szCs w:val="16"/>
                </w:rPr>
                <w:t xml:space="preserve">タスク</w:t>
              </w:r>
            </w:ins>
          </w:p>
        </w:tc>
        <w:tc>
          <w:tcPr>
            <w:tcW w:w="2700" w:type="dxa"/>
            <w:shd w:val="clear" w:color="auto" w:fill="1E2761"/>
          </w:tcPr>
          <w:p>
            <w:pPr>
              <w:spacing w:before="0" w:after="0" w:line="260" w:lineRule="auto"/>
              <w:jc w:val="center"/>
              <w:rPr>
                <w:ins w:id="9022" w:author="Claude" w:date="2026-10-13T00:00:00Z"/>
              </w:rPr>
            </w:pPr>
            <w:ins w:id="9023" w:author="Claude" w:date="2026-10-13T00:00:00Z">
              <w:r>
                <w:rPr>
                  <w:b w:val="1"/>
                  <w:color w:val="FFFFFF"/>
                  <w:sz w:val="16"/>
                  <w:szCs w:val="16"/>
                </w:rPr>
                <w:t xml:space="preserve">主な成果物・完了要件</w:t>
              </w:r>
            </w:ins>
          </w:p>
        </w:tc>
        <w:tc>
          <w:tcPr>
            <w:tcW w:w="1500" w:type="dxa"/>
            <w:shd w:val="clear" w:color="auto" w:fill="1E2761"/>
          </w:tcPr>
          <w:p>
            <w:pPr>
              <w:spacing w:before="0" w:after="0" w:line="260" w:lineRule="auto"/>
              <w:jc w:val="center"/>
              <w:rPr>
                <w:ins w:id="9024" w:author="Claude" w:date="2026-10-13T00:00:00Z"/>
              </w:rPr>
            </w:pPr>
            <w:ins w:id="9025" w:author="Claude" w:date="2026-10-13T00:00:00Z">
              <w:r>
                <w:rPr>
                  <w:b w:val="1"/>
                  <w:color w:val="FFFFFF"/>
                  <w:sz w:val="16"/>
                  <w:szCs w:val="16"/>
                </w:rPr>
                <w:t xml:space="preserve">期間（目標）</w:t>
              </w:r>
            </w:ins>
          </w:p>
        </w:tc>
        <w:tc>
          <w:tcPr>
            <w:tcW w:w="1342" w:type="dxa"/>
            <w:shd w:val="clear" w:color="auto" w:fill="1E2761"/>
          </w:tcPr>
          <w:p>
            <w:pPr>
              <w:spacing w:before="0" w:after="0" w:line="260" w:lineRule="auto"/>
              <w:jc w:val="center"/>
              <w:rPr>
                <w:ins w:id="9026" w:author="Claude" w:date="2026-10-13T00:00:00Z"/>
              </w:rPr>
            </w:pPr>
            <w:ins w:id="9027" w:author="Claude" w:date="2026-10-13T00:00:00Z">
              <w:r>
                <w:rPr>
                  <w:b w:val="1"/>
                  <w:color w:val="FFFFFF"/>
                  <w:sz w:val="16"/>
                  <w:szCs w:val="16"/>
                </w:rPr>
                <w:t xml:space="preserve">担当（案）</w:t>
              </w:r>
            </w:ins>
          </w:p>
        </w:tc>
      </w:tr>
      <w:tr>
        <w:trPr>
          <w:cantSplit w:val="1"/>
          <w:ins w:id="9028" w:author="Claude" w:date="2026-10-13T00:00:00Z"/>
        </w:trPr>
        <w:tc>
          <w:tcPr>
            <w:tcW w:w="9412" w:type="dxa"/>
            <w:gridSpan w:val="5"/>
            <w:shd w:val="clear" w:color="auto" w:fill="D9E2F3"/>
          </w:tcPr>
          <w:p>
            <w:pPr>
              <w:spacing w:before="0" w:after="0" w:line="260" w:lineRule="auto"/>
              <w:rPr>
                <w:ins w:id="9029" w:author="Claude" w:date="2026-10-13T00:00:00Z"/>
              </w:rPr>
            </w:pPr>
            <w:ins w:id="9030" w:author="Claude" w:date="2026-10-13T00:00:00Z">
              <w:r>
                <w:rPr>
                  <w:b w:val="1"/>
                  <w:color w:val="1E2761"/>
                  <w:sz w:val="17"/>
                  <w:szCs w:val="17"/>
                </w:rPr>
                <w:t xml:space="preserve">WS1　行政協議・学校法人・認可・指定</w:t>
              </w:r>
            </w:ins>
          </w:p>
        </w:tc>
      </w:tr>
      <w:tr>
        <w:trPr>
          <w:cantSplit w:val="1"/>
          <w:ins w:id="9031" w:author="Claude" w:date="2026-10-13T00:00:00Z"/>
        </w:trPr>
        <w:tc>
          <w:tcPr>
            <w:tcW w:w="620" w:type="dxa"/>
          </w:tcPr>
          <w:p>
            <w:pPr>
              <w:spacing w:before="0" w:after="0" w:line="260" w:lineRule="auto"/>
              <w:jc w:val="center"/>
              <w:rPr>
                <w:ins w:id="9032" w:author="Claude" w:date="2026-10-13T00:00:00Z"/>
              </w:rPr>
            </w:pPr>
            <w:ins w:id="9033" w:author="Claude" w:date="2026-10-13T00:00:00Z">
              <w:r>
                <w:rPr>
                  <w:sz w:val="16"/>
                  <w:szCs w:val="16"/>
                </w:rPr>
                <w:t xml:space="preserve">1-1</w:t>
              </w:r>
            </w:ins>
          </w:p>
        </w:tc>
        <w:tc>
          <w:tcPr>
            <w:tcW w:w="3250" w:type="dxa"/>
          </w:tcPr>
          <w:p>
            <w:pPr>
              <w:spacing w:before="0" w:after="0" w:line="260" w:lineRule="auto"/>
              <w:rPr>
                <w:ins w:id="9034" w:author="Claude" w:date="2026-10-13T00:00:00Z"/>
              </w:rPr>
            </w:pPr>
            <w:ins w:id="9035" w:author="Claude" w:date="2026-10-13T00:00:00Z">
              <w:r>
                <w:rPr>
                  <w:sz w:val="16"/>
                  <w:szCs w:val="16"/>
                </w:rPr>
                <w:t xml:space="preserve">京都府（私学担当）・文部科学省への事前相談の開始</w:t>
              </w:r>
            </w:ins>
          </w:p>
        </w:tc>
        <w:tc>
          <w:tcPr>
            <w:tcW w:w="2700" w:type="dxa"/>
          </w:tcPr>
          <w:p>
            <w:pPr>
              <w:spacing w:before="0" w:after="0" w:line="260" w:lineRule="auto"/>
              <w:rPr>
                <w:ins w:id="9036" w:author="Claude" w:date="2026-10-13T00:00:00Z"/>
              </w:rPr>
            </w:pPr>
            <w:ins w:id="9037" w:author="Claude" w:date="2026-10-13T00:00:00Z">
              <w:r>
                <w:rPr>
                  <w:sz w:val="16"/>
                  <w:szCs w:val="16"/>
                </w:rPr>
                <w:t xml:space="preserve">基本条件表・資料差分、回答記録、必要書類・期限の一覧</w:t>
              </w:r>
            </w:ins>
          </w:p>
        </w:tc>
        <w:tc>
          <w:tcPr>
            <w:tcW w:w="1500" w:type="dxa"/>
          </w:tcPr>
          <w:p>
            <w:pPr>
              <w:spacing w:before="0" w:after="0" w:line="260" w:lineRule="auto"/>
              <w:jc w:val="center"/>
              <w:rPr>
                <w:ins w:id="9038" w:author="Claude" w:date="2026-10-13T00:00:00Z"/>
              </w:rPr>
            </w:pPr>
            <w:ins w:id="9039" w:author="Claude" w:date="2026-10-13T00:00:00Z">
              <w:r>
                <w:rPr>
                  <w:sz w:val="16"/>
                  <w:szCs w:val="16"/>
                </w:rPr>
                <w:t xml:space="preserve">2026年10月〜2026年12月</w:t>
              </w:r>
            </w:ins>
          </w:p>
        </w:tc>
        <w:tc>
          <w:tcPr>
            <w:tcW w:w="1342" w:type="dxa"/>
          </w:tcPr>
          <w:p>
            <w:pPr>
              <w:spacing w:before="0" w:after="0" w:line="260" w:lineRule="auto"/>
              <w:rPr>
                <w:ins w:id="9040" w:author="Claude" w:date="2026-10-13T00:00:00Z"/>
              </w:rPr>
            </w:pPr>
            <w:ins w:id="9041" w:author="Claude" w:date="2026-10-13T00:00:00Z">
              <w:r>
                <w:rPr>
                  <w:sz w:val="16"/>
                  <w:szCs w:val="16"/>
                </w:rPr>
                <w:t xml:space="preserve">経営企画・法人化準備室</w:t>
              </w:r>
            </w:ins>
          </w:p>
        </w:tc>
      </w:tr>
      <w:tr>
        <w:trPr>
          <w:cantSplit w:val="1"/>
          <w:ins w:id="9042" w:author="Claude" w:date="2026-10-13T00:00:00Z"/>
        </w:trPr>
        <w:tc>
          <w:tcPr>
            <w:tcW w:w="620" w:type="dxa"/>
          </w:tcPr>
          <w:p>
            <w:pPr>
              <w:spacing w:before="0" w:after="0" w:line="260" w:lineRule="auto"/>
              <w:jc w:val="center"/>
              <w:rPr>
                <w:ins w:id="9043" w:author="Claude" w:date="2026-10-13T00:00:00Z"/>
              </w:rPr>
            </w:pPr>
            <w:ins w:id="9044" w:author="Claude" w:date="2026-10-13T00:00:00Z">
              <w:r>
                <w:rPr>
                  <w:sz w:val="16"/>
                  <w:szCs w:val="16"/>
                </w:rPr>
                <w:t xml:space="preserve">1-2</w:t>
              </w:r>
            </w:ins>
          </w:p>
        </w:tc>
        <w:tc>
          <w:tcPr>
            <w:tcW w:w="3250" w:type="dxa"/>
          </w:tcPr>
          <w:p>
            <w:pPr>
              <w:spacing w:before="0" w:after="0" w:line="260" w:lineRule="auto"/>
              <w:rPr>
                <w:ins w:id="9045" w:author="Claude" w:date="2026-10-13T00:00:00Z"/>
              </w:rPr>
            </w:pPr>
            <w:ins w:id="9046" w:author="Claude" w:date="2026-10-13T00:00:00Z">
              <w:r>
                <w:rPr>
                  <w:sz w:val="16"/>
                  <w:szCs w:val="16"/>
                </w:rPr>
                <w:t xml:space="preserve">学びの多様化学校マイスター派遣の活用、先行校の視察</w:t>
              </w:r>
            </w:ins>
          </w:p>
        </w:tc>
        <w:tc>
          <w:tcPr>
            <w:tcW w:w="2700" w:type="dxa"/>
          </w:tcPr>
          <w:p>
            <w:pPr>
              <w:spacing w:before="0" w:after="0" w:line="260" w:lineRule="auto"/>
              <w:rPr>
                <w:ins w:id="9047" w:author="Claude" w:date="2026-10-13T00:00:00Z"/>
              </w:rPr>
            </w:pPr>
            <w:ins w:id="9048" w:author="Claude" w:date="2026-10-13T00:00:00Z">
              <w:r>
                <w:rPr>
                  <w:sz w:val="16"/>
                  <w:szCs w:val="16"/>
                </w:rPr>
                <w:t xml:space="preserve">助言記録、論点リスト</w:t>
              </w:r>
            </w:ins>
          </w:p>
        </w:tc>
        <w:tc>
          <w:tcPr>
            <w:tcW w:w="1500" w:type="dxa"/>
          </w:tcPr>
          <w:p>
            <w:pPr>
              <w:spacing w:before="0" w:after="0" w:line="260" w:lineRule="auto"/>
              <w:jc w:val="center"/>
              <w:rPr>
                <w:ins w:id="9049" w:author="Claude" w:date="2026-10-13T00:00:00Z"/>
              </w:rPr>
            </w:pPr>
            <w:ins w:id="9050" w:author="Claude" w:date="2026-10-13T00:00:00Z">
              <w:r>
                <w:rPr>
                  <w:sz w:val="16"/>
                  <w:szCs w:val="16"/>
                </w:rPr>
                <w:t xml:space="preserve">2026年11月〜2027年3月</w:t>
              </w:r>
            </w:ins>
          </w:p>
        </w:tc>
        <w:tc>
          <w:tcPr>
            <w:tcW w:w="1342" w:type="dxa"/>
          </w:tcPr>
          <w:p>
            <w:pPr>
              <w:spacing w:before="0" w:after="0" w:line="260" w:lineRule="auto"/>
              <w:rPr>
                <w:ins w:id="9051" w:author="Claude" w:date="2026-10-13T00:00:00Z"/>
              </w:rPr>
            </w:pPr>
            <w:ins w:id="9052" w:author="Claude" w:date="2026-10-13T00:00:00Z">
              <w:r>
                <w:rPr>
                  <w:sz w:val="16"/>
                  <w:szCs w:val="16"/>
                </w:rPr>
                <w:t xml:space="preserve">法人化準備室</w:t>
              </w:r>
            </w:ins>
          </w:p>
        </w:tc>
      </w:tr>
      <w:tr>
        <w:trPr>
          <w:cantSplit w:val="1"/>
          <w:ins w:id="9053" w:author="Claude" w:date="2026-10-13T00:00:00Z"/>
        </w:trPr>
        <w:tc>
          <w:tcPr>
            <w:tcW w:w="620" w:type="dxa"/>
          </w:tcPr>
          <w:p>
            <w:pPr>
              <w:spacing w:before="0" w:after="0" w:line="260" w:lineRule="auto"/>
              <w:jc w:val="center"/>
              <w:rPr>
                <w:ins w:id="9054" w:author="Claude" w:date="2026-10-13T00:00:00Z"/>
              </w:rPr>
            </w:pPr>
            <w:ins w:id="9055" w:author="Claude" w:date="2026-10-13T00:00:00Z">
              <w:r>
                <w:rPr>
                  <w:sz w:val="16"/>
                  <w:szCs w:val="16"/>
                </w:rPr>
                <w:t xml:space="preserve">1-3</w:t>
              </w:r>
            </w:ins>
          </w:p>
        </w:tc>
        <w:tc>
          <w:tcPr>
            <w:tcW w:w="3250" w:type="dxa"/>
          </w:tcPr>
          <w:p>
            <w:pPr>
              <w:spacing w:before="0" w:after="0" w:line="260" w:lineRule="auto"/>
              <w:rPr>
                <w:ins w:id="9056" w:author="Claude" w:date="2026-10-13T00:00:00Z"/>
              </w:rPr>
            </w:pPr>
            <w:ins w:id="9057" w:author="Claude" w:date="2026-10-13T00:00:00Z">
              <w:r>
                <w:rPr>
                  <w:sz w:val="16"/>
                  <w:szCs w:val="16"/>
                </w:rPr>
                <w:t xml:space="preserve">法人ルート二案の調査（既存法人の承継／学校法人の新設）</w:t>
              </w:r>
            </w:ins>
          </w:p>
        </w:tc>
        <w:tc>
          <w:tcPr>
            <w:tcW w:w="2700" w:type="dxa"/>
          </w:tcPr>
          <w:p>
            <w:pPr>
              <w:spacing w:before="0" w:after="0" w:line="260" w:lineRule="auto"/>
              <w:rPr>
                <w:ins w:id="9058" w:author="Claude" w:date="2026-10-13T00:00:00Z"/>
              </w:rPr>
            </w:pPr>
            <w:ins w:id="9059" w:author="Claude" w:date="2026-10-13T00:00:00Z">
              <w:r>
                <w:rPr>
                  <w:sz w:val="16"/>
                  <w:szCs w:val="16"/>
                </w:rPr>
                <w:t xml:space="preserve">承継候補の調査結果（負債・資産・補助金処分制限・雇用等）、比較表</w:t>
              </w:r>
            </w:ins>
          </w:p>
        </w:tc>
        <w:tc>
          <w:tcPr>
            <w:tcW w:w="1500" w:type="dxa"/>
          </w:tcPr>
          <w:p>
            <w:pPr>
              <w:spacing w:before="0" w:after="0" w:line="260" w:lineRule="auto"/>
              <w:jc w:val="center"/>
              <w:rPr>
                <w:ins w:id="9060" w:author="Claude" w:date="2026-10-13T00:00:00Z"/>
              </w:rPr>
            </w:pPr>
            <w:ins w:id="9061" w:author="Claude" w:date="2026-10-13T00:00:00Z">
              <w:r>
                <w:rPr>
                  <w:sz w:val="16"/>
                  <w:szCs w:val="16"/>
                </w:rPr>
                <w:t xml:space="preserve">2026年10月〜2027年3月</w:t>
              </w:r>
            </w:ins>
          </w:p>
        </w:tc>
        <w:tc>
          <w:tcPr>
            <w:tcW w:w="1342" w:type="dxa"/>
          </w:tcPr>
          <w:p>
            <w:pPr>
              <w:spacing w:before="0" w:after="0" w:line="260" w:lineRule="auto"/>
              <w:rPr>
                <w:ins w:id="9062" w:author="Claude" w:date="2026-10-13T00:00:00Z"/>
              </w:rPr>
            </w:pPr>
            <w:ins w:id="9063" w:author="Claude" w:date="2026-10-13T00:00:00Z">
              <w:r>
                <w:rPr>
                  <w:sz w:val="16"/>
                  <w:szCs w:val="16"/>
                </w:rPr>
                <w:t xml:space="preserve">経営企画・総務・顧問弁護士</w:t>
              </w:r>
            </w:ins>
          </w:p>
        </w:tc>
      </w:tr>
      <w:tr>
        <w:trPr>
          <w:cantSplit w:val="1"/>
          <w:ins w:id="9064" w:author="Claude" w:date="2026-10-13T00:00:00Z"/>
        </w:trPr>
        <w:tc>
          <w:tcPr>
            <w:tcW w:w="620" w:type="dxa"/>
          </w:tcPr>
          <w:p>
            <w:pPr>
              <w:spacing w:before="0" w:after="0" w:line="260" w:lineRule="auto"/>
              <w:jc w:val="center"/>
              <w:rPr>
                <w:ins w:id="9065" w:author="Claude" w:date="2026-10-13T00:00:00Z"/>
              </w:rPr>
            </w:pPr>
            <w:ins w:id="9066" w:author="Claude" w:date="2026-10-13T00:00:00Z">
              <w:r>
                <w:rPr>
                  <w:sz w:val="16"/>
                  <w:szCs w:val="16"/>
                </w:rPr>
                <w:t xml:space="preserve">1-4</w:t>
              </w:r>
            </w:ins>
          </w:p>
        </w:tc>
        <w:tc>
          <w:tcPr>
            <w:tcW w:w="3250" w:type="dxa"/>
          </w:tcPr>
          <w:p>
            <w:pPr>
              <w:spacing w:before="0" w:after="0" w:line="260" w:lineRule="auto"/>
              <w:rPr>
                <w:ins w:id="9067" w:author="Claude" w:date="2026-10-13T00:00:00Z"/>
              </w:rPr>
            </w:pPr>
            <w:ins w:id="9068" w:author="Claude" w:date="2026-10-13T00:00:00Z">
              <w:r>
                <w:rPr>
                  <w:sz w:val="16"/>
                  <w:szCs w:val="16"/>
                </w:rPr>
                <w:t xml:space="preserve">法人ルートの社内決裁</w:t>
              </w:r>
            </w:ins>
          </w:p>
        </w:tc>
        <w:tc>
          <w:tcPr>
            <w:tcW w:w="2700" w:type="dxa"/>
          </w:tcPr>
          <w:p>
            <w:pPr>
              <w:spacing w:before="0" w:after="0" w:line="260" w:lineRule="auto"/>
              <w:rPr>
                <w:ins w:id="9069" w:author="Claude" w:date="2026-10-13T00:00:00Z"/>
              </w:rPr>
            </w:pPr>
            <w:ins w:id="9070" w:author="Claude" w:date="2026-10-13T00:00:00Z">
              <w:r>
                <w:rPr>
                  <w:sz w:val="16"/>
                  <w:szCs w:val="16"/>
                </w:rPr>
                <w:t xml:space="preserve">決裁書（承継または新設）</w:t>
              </w:r>
            </w:ins>
          </w:p>
        </w:tc>
        <w:tc>
          <w:tcPr>
            <w:tcW w:w="1500" w:type="dxa"/>
          </w:tcPr>
          <w:p>
            <w:pPr>
              <w:spacing w:before="0" w:after="0" w:line="260" w:lineRule="auto"/>
              <w:jc w:val="center"/>
              <w:rPr>
                <w:ins w:id="9071" w:author="Claude" w:date="2026-10-13T00:00:00Z"/>
              </w:rPr>
            </w:pPr>
            <w:ins w:id="9072" w:author="Claude" w:date="2026-10-13T00:00:00Z">
              <w:r>
                <w:rPr>
                  <w:sz w:val="16"/>
                  <w:szCs w:val="16"/>
                </w:rPr>
                <w:t xml:space="preserve">2027年3月</w:t>
              </w:r>
            </w:ins>
          </w:p>
        </w:tc>
        <w:tc>
          <w:tcPr>
            <w:tcW w:w="1342" w:type="dxa"/>
          </w:tcPr>
          <w:p>
            <w:pPr>
              <w:spacing w:before="0" w:after="0" w:line="260" w:lineRule="auto"/>
              <w:rPr>
                <w:ins w:id="9073" w:author="Claude" w:date="2026-10-13T00:00:00Z"/>
              </w:rPr>
            </w:pPr>
            <w:ins w:id="9074" w:author="Claude" w:date="2026-10-13T00:00:00Z">
              <w:r>
                <w:rPr>
                  <w:sz w:val="16"/>
                  <w:szCs w:val="16"/>
                </w:rPr>
                <w:t xml:space="preserve">経営層</w:t>
              </w:r>
            </w:ins>
          </w:p>
        </w:tc>
      </w:tr>
      <w:tr>
        <w:trPr>
          <w:cantSplit w:val="1"/>
          <w:ins w:id="9075" w:author="Claude" w:date="2026-10-13T00:00:00Z"/>
        </w:trPr>
        <w:tc>
          <w:tcPr>
            <w:tcW w:w="620" w:type="dxa"/>
          </w:tcPr>
          <w:p>
            <w:pPr>
              <w:spacing w:before="0" w:after="0" w:line="260" w:lineRule="auto"/>
              <w:jc w:val="center"/>
              <w:rPr>
                <w:ins w:id="9076" w:author="Claude" w:date="2026-10-13T00:00:00Z"/>
              </w:rPr>
            </w:pPr>
            <w:ins w:id="9077" w:author="Claude" w:date="2026-10-13T00:00:00Z">
              <w:r>
                <w:rPr>
                  <w:sz w:val="16"/>
                  <w:szCs w:val="16"/>
                </w:rPr>
                <w:t xml:space="preserve">1-5</w:t>
              </w:r>
            </w:ins>
          </w:p>
        </w:tc>
        <w:tc>
          <w:tcPr>
            <w:tcW w:w="3250" w:type="dxa"/>
          </w:tcPr>
          <w:p>
            <w:pPr>
              <w:spacing w:before="0" w:after="0" w:line="260" w:lineRule="auto"/>
              <w:rPr>
                <w:ins w:id="9078" w:author="Claude" w:date="2026-10-13T00:00:00Z"/>
              </w:rPr>
            </w:pPr>
            <w:ins w:id="9079" w:author="Claude" w:date="2026-10-13T00:00:00Z">
              <w:r>
                <w:rPr>
                  <w:sz w:val="16"/>
                  <w:szCs w:val="16"/>
                </w:rPr>
                <w:t xml:space="preserve">寄附行為案の作成、役員・評議員候補の選定（理事5人以上・監事2人以上・評議員6人以上）</w:t>
              </w:r>
            </w:ins>
          </w:p>
        </w:tc>
        <w:tc>
          <w:tcPr>
            <w:tcW w:w="2700" w:type="dxa"/>
          </w:tcPr>
          <w:p>
            <w:pPr>
              <w:spacing w:before="0" w:after="0" w:line="260" w:lineRule="auto"/>
              <w:rPr>
                <w:ins w:id="9080" w:author="Claude" w:date="2026-10-13T00:00:00Z"/>
              </w:rPr>
            </w:pPr>
            <w:ins w:id="9081" w:author="Claude" w:date="2026-10-13T00:00:00Z">
              <w:r>
                <w:rPr>
                  <w:sz w:val="16"/>
                  <w:szCs w:val="16"/>
                </w:rPr>
                <w:t xml:space="preserve">寄附行為案、役員等名簿、就任承諾</w:t>
              </w:r>
            </w:ins>
          </w:p>
        </w:tc>
        <w:tc>
          <w:tcPr>
            <w:tcW w:w="1500" w:type="dxa"/>
          </w:tcPr>
          <w:p>
            <w:pPr>
              <w:spacing w:before="0" w:after="0" w:line="260" w:lineRule="auto"/>
              <w:jc w:val="center"/>
              <w:rPr>
                <w:ins w:id="9082" w:author="Claude" w:date="2026-10-13T00:00:00Z"/>
              </w:rPr>
            </w:pPr>
            <w:ins w:id="9083" w:author="Claude" w:date="2026-10-13T00:00:00Z">
              <w:r>
                <w:rPr>
                  <w:sz w:val="16"/>
                  <w:szCs w:val="16"/>
                </w:rPr>
                <w:t xml:space="preserve">2027年4月〜2027年9月</w:t>
              </w:r>
            </w:ins>
          </w:p>
        </w:tc>
        <w:tc>
          <w:tcPr>
            <w:tcW w:w="1342" w:type="dxa"/>
          </w:tcPr>
          <w:p>
            <w:pPr>
              <w:spacing w:before="0" w:after="0" w:line="260" w:lineRule="auto"/>
              <w:rPr>
                <w:ins w:id="9084" w:author="Claude" w:date="2026-10-13T00:00:00Z"/>
              </w:rPr>
            </w:pPr>
            <w:ins w:id="9085" w:author="Claude" w:date="2026-10-13T00:00:00Z">
              <w:r>
                <w:rPr>
                  <w:sz w:val="16"/>
                  <w:szCs w:val="16"/>
                </w:rPr>
                <w:t xml:space="preserve">法人化準備室・総務</w:t>
              </w:r>
            </w:ins>
          </w:p>
        </w:tc>
      </w:tr>
      <w:tr>
        <w:trPr>
          <w:cantSplit w:val="1"/>
          <w:ins w:id="9086" w:author="Claude" w:date="2026-10-13T00:00:00Z"/>
        </w:trPr>
        <w:tc>
          <w:tcPr>
            <w:tcW w:w="620" w:type="dxa"/>
          </w:tcPr>
          <w:p>
            <w:pPr>
              <w:spacing w:before="0" w:after="0" w:line="260" w:lineRule="auto"/>
              <w:jc w:val="center"/>
              <w:rPr>
                <w:ins w:id="9087" w:author="Claude" w:date="2026-10-13T00:00:00Z"/>
              </w:rPr>
            </w:pPr>
            <w:ins w:id="9088" w:author="Claude" w:date="2026-10-13T00:00:00Z">
              <w:r>
                <w:rPr>
                  <w:sz w:val="16"/>
                  <w:szCs w:val="16"/>
                </w:rPr>
                <w:t xml:space="preserve">1-6</w:t>
              </w:r>
            </w:ins>
          </w:p>
        </w:tc>
        <w:tc>
          <w:tcPr>
            <w:tcW w:w="3250" w:type="dxa"/>
          </w:tcPr>
          <w:p>
            <w:pPr>
              <w:spacing w:before="0" w:after="0" w:line="260" w:lineRule="auto"/>
              <w:rPr>
                <w:ins w:id="9089" w:author="Claude" w:date="2026-10-13T00:00:00Z"/>
              </w:rPr>
            </w:pPr>
            <w:ins w:id="9090" w:author="Claude" w:date="2026-10-13T00:00:00Z">
              <w:r>
                <w:rPr>
                  <w:sz w:val="16"/>
                  <w:szCs w:val="16"/>
                </w:rPr>
                <w:t xml:space="preserve">設立財産（基本財産・運用財産）と資金の確定</w:t>
              </w:r>
            </w:ins>
          </w:p>
        </w:tc>
        <w:tc>
          <w:tcPr>
            <w:tcW w:w="2700" w:type="dxa"/>
          </w:tcPr>
          <w:p>
            <w:pPr>
              <w:spacing w:before="0" w:after="0" w:line="260" w:lineRule="auto"/>
              <w:rPr>
                <w:ins w:id="9091" w:author="Claude" w:date="2026-10-13T00:00:00Z"/>
              </w:rPr>
            </w:pPr>
            <w:ins w:id="9092" w:author="Claude" w:date="2026-10-13T00:00:00Z">
              <w:r>
                <w:rPr>
                  <w:sz w:val="16"/>
                  <w:szCs w:val="16"/>
                </w:rPr>
                <w:t xml:space="preserve">財産目録案、寄附申込書、資金決裁</w:t>
              </w:r>
            </w:ins>
          </w:p>
        </w:tc>
        <w:tc>
          <w:tcPr>
            <w:tcW w:w="1500" w:type="dxa"/>
          </w:tcPr>
          <w:p>
            <w:pPr>
              <w:spacing w:before="0" w:after="0" w:line="260" w:lineRule="auto"/>
              <w:jc w:val="center"/>
              <w:rPr>
                <w:ins w:id="9093" w:author="Claude" w:date="2026-10-13T00:00:00Z"/>
              </w:rPr>
            </w:pPr>
            <w:ins w:id="9094" w:author="Claude" w:date="2026-10-13T00:00:00Z">
              <w:r>
                <w:rPr>
                  <w:sz w:val="16"/>
                  <w:szCs w:val="16"/>
                </w:rPr>
                <w:t xml:space="preserve">2027年4月〜2027年9月</w:t>
              </w:r>
            </w:ins>
          </w:p>
        </w:tc>
        <w:tc>
          <w:tcPr>
            <w:tcW w:w="1342" w:type="dxa"/>
          </w:tcPr>
          <w:p>
            <w:pPr>
              <w:spacing w:before="0" w:after="0" w:line="260" w:lineRule="auto"/>
              <w:rPr>
                <w:ins w:id="9095" w:author="Claude" w:date="2026-10-13T00:00:00Z"/>
              </w:rPr>
            </w:pPr>
            <w:ins w:id="9096" w:author="Claude" w:date="2026-10-13T00:00:00Z">
              <w:r>
                <w:rPr>
                  <w:sz w:val="16"/>
                  <w:szCs w:val="16"/>
                </w:rPr>
                <w:t xml:space="preserve">財務・経営層</w:t>
              </w:r>
            </w:ins>
          </w:p>
        </w:tc>
      </w:tr>
      <w:tr>
        <w:trPr>
          <w:cantSplit w:val="1"/>
          <w:ins w:id="9097" w:author="Claude" w:date="2026-10-13T00:00:00Z"/>
        </w:trPr>
        <w:tc>
          <w:tcPr>
            <w:tcW w:w="620" w:type="dxa"/>
          </w:tcPr>
          <w:p>
            <w:pPr>
              <w:spacing w:before="0" w:after="0" w:line="260" w:lineRule="auto"/>
              <w:jc w:val="center"/>
              <w:rPr>
                <w:ins w:id="9098" w:author="Claude" w:date="2026-10-13T00:00:00Z"/>
              </w:rPr>
            </w:pPr>
            <w:ins w:id="9099" w:author="Claude" w:date="2026-10-13T00:00:00Z">
              <w:r>
                <w:rPr>
                  <w:sz w:val="16"/>
                  <w:szCs w:val="16"/>
                </w:rPr>
                <w:t xml:space="preserve">1-7</w:t>
              </w:r>
            </w:ins>
          </w:p>
        </w:tc>
        <w:tc>
          <w:tcPr>
            <w:tcW w:w="3250" w:type="dxa"/>
          </w:tcPr>
          <w:p>
            <w:pPr>
              <w:spacing w:before="0" w:after="0" w:line="260" w:lineRule="auto"/>
              <w:rPr>
                <w:ins w:id="9100" w:author="Claude" w:date="2026-10-13T00:00:00Z"/>
              </w:rPr>
            </w:pPr>
            <w:ins w:id="9101" w:author="Claude" w:date="2026-10-13T00:00:00Z">
              <w:r>
                <w:rPr>
                  <w:sz w:val="16"/>
                  <w:szCs w:val="16"/>
                </w:rPr>
                <w:t xml:space="preserve">寄附行為認可申請（新設）または寄附行為変更申請（承継）・補正</w:t>
              </w:r>
            </w:ins>
          </w:p>
        </w:tc>
        <w:tc>
          <w:tcPr>
            <w:tcW w:w="2700" w:type="dxa"/>
          </w:tcPr>
          <w:p>
            <w:pPr>
              <w:spacing w:before="0" w:after="0" w:line="260" w:lineRule="auto"/>
              <w:rPr>
                <w:ins w:id="9102" w:author="Claude" w:date="2026-10-13T00:00:00Z"/>
              </w:rPr>
            </w:pPr>
            <w:ins w:id="9103" w:author="Claude" w:date="2026-10-13T00:00:00Z">
              <w:r>
                <w:rPr>
                  <w:sz w:val="16"/>
                  <w:szCs w:val="16"/>
                </w:rPr>
                <w:t xml:space="preserve">申請書一式、補正対応記録</w:t>
              </w:r>
            </w:ins>
          </w:p>
        </w:tc>
        <w:tc>
          <w:tcPr>
            <w:tcW w:w="1500" w:type="dxa"/>
          </w:tcPr>
          <w:p>
            <w:pPr>
              <w:spacing w:before="0" w:after="0" w:line="260" w:lineRule="auto"/>
              <w:jc w:val="center"/>
              <w:rPr>
                <w:ins w:id="9104" w:author="Claude" w:date="2026-10-13T00:00:00Z"/>
              </w:rPr>
            </w:pPr>
            <w:ins w:id="9105" w:author="Claude" w:date="2026-10-13T00:00:00Z">
              <w:r>
                <w:rPr>
                  <w:sz w:val="16"/>
                  <w:szCs w:val="16"/>
                </w:rPr>
                <w:t xml:space="preserve">2027年9月〜2028年2月</w:t>
              </w:r>
            </w:ins>
          </w:p>
        </w:tc>
        <w:tc>
          <w:tcPr>
            <w:tcW w:w="1342" w:type="dxa"/>
          </w:tcPr>
          <w:p>
            <w:pPr>
              <w:spacing w:before="0" w:after="0" w:line="260" w:lineRule="auto"/>
              <w:rPr>
                <w:ins w:id="9106" w:author="Claude" w:date="2026-10-13T00:00:00Z"/>
              </w:rPr>
            </w:pPr>
            <w:ins w:id="9107" w:author="Claude" w:date="2026-10-13T00:00:00Z">
              <w:r>
                <w:rPr>
                  <w:sz w:val="16"/>
                  <w:szCs w:val="16"/>
                </w:rPr>
                <w:t xml:space="preserve">法人化準備室</w:t>
              </w:r>
            </w:ins>
          </w:p>
        </w:tc>
      </w:tr>
      <w:tr>
        <w:trPr>
          <w:cantSplit w:val="1"/>
          <w:ins w:id="9108" w:author="Claude" w:date="2026-10-13T00:00:00Z"/>
        </w:trPr>
        <w:tc>
          <w:tcPr>
            <w:tcW w:w="620" w:type="dxa"/>
          </w:tcPr>
          <w:p>
            <w:pPr>
              <w:spacing w:before="0" w:after="0" w:line="260" w:lineRule="auto"/>
              <w:jc w:val="center"/>
              <w:rPr>
                <w:ins w:id="9109" w:author="Claude" w:date="2026-10-13T00:00:00Z"/>
              </w:rPr>
            </w:pPr>
            <w:ins w:id="9110" w:author="Claude" w:date="2026-10-13T00:00:00Z">
              <w:r>
                <w:rPr>
                  <w:sz w:val="16"/>
                  <w:szCs w:val="16"/>
                </w:rPr>
                <w:t xml:space="preserve">1-8</w:t>
              </w:r>
            </w:ins>
          </w:p>
        </w:tc>
        <w:tc>
          <w:tcPr>
            <w:tcW w:w="3250" w:type="dxa"/>
          </w:tcPr>
          <w:p>
            <w:pPr>
              <w:spacing w:before="0" w:after="0" w:line="260" w:lineRule="auto"/>
              <w:rPr>
                <w:ins w:id="9111" w:author="Claude" w:date="2026-10-13T00:00:00Z"/>
              </w:rPr>
            </w:pPr>
            <w:ins w:id="9112" w:author="Claude" w:date="2026-10-13T00:00:00Z">
              <w:r>
                <w:rPr>
                  <w:sz w:val="16"/>
                  <w:szCs w:val="16"/>
                </w:rPr>
                <w:t xml:space="preserve">私立中学校の設置認可申請・補正（京都府私立学校審議会への諮問・答申）</w:t>
              </w:r>
            </w:ins>
          </w:p>
        </w:tc>
        <w:tc>
          <w:tcPr>
            <w:tcW w:w="2700" w:type="dxa"/>
          </w:tcPr>
          <w:p>
            <w:pPr>
              <w:spacing w:before="0" w:after="0" w:line="260" w:lineRule="auto"/>
              <w:rPr>
                <w:ins w:id="9113" w:author="Claude" w:date="2026-10-13T00:00:00Z"/>
              </w:rPr>
            </w:pPr>
            <w:ins w:id="9114" w:author="Claude" w:date="2026-10-13T00:00:00Z">
              <w:r>
                <w:rPr>
                  <w:sz w:val="16"/>
                  <w:szCs w:val="16"/>
                </w:rPr>
                <w:t xml:space="preserve">設置計画書、教育課程・職員・施設・収支の申請書類</w:t>
              </w:r>
            </w:ins>
          </w:p>
        </w:tc>
        <w:tc>
          <w:tcPr>
            <w:tcW w:w="1500" w:type="dxa"/>
          </w:tcPr>
          <w:p>
            <w:pPr>
              <w:spacing w:before="0" w:after="0" w:line="260" w:lineRule="auto"/>
              <w:jc w:val="center"/>
              <w:rPr>
                <w:ins w:id="9115" w:author="Claude" w:date="2026-10-13T00:00:00Z"/>
              </w:rPr>
            </w:pPr>
            <w:ins w:id="9116" w:author="Claude" w:date="2026-10-13T00:00:00Z">
              <w:r>
                <w:rPr>
                  <w:sz w:val="16"/>
                  <w:szCs w:val="16"/>
                </w:rPr>
                <w:t xml:space="preserve">2027年9月〜2028年2月</w:t>
              </w:r>
            </w:ins>
          </w:p>
        </w:tc>
        <w:tc>
          <w:tcPr>
            <w:tcW w:w="1342" w:type="dxa"/>
          </w:tcPr>
          <w:p>
            <w:pPr>
              <w:spacing w:before="0" w:after="0" w:line="260" w:lineRule="auto"/>
              <w:rPr>
                <w:ins w:id="9117" w:author="Claude" w:date="2026-10-13T00:00:00Z"/>
              </w:rPr>
            </w:pPr>
            <w:ins w:id="9118" w:author="Claude" w:date="2026-10-13T00:00:00Z">
              <w:r>
                <w:rPr>
                  <w:sz w:val="16"/>
                  <w:szCs w:val="16"/>
                </w:rPr>
                <w:t xml:space="preserve">法人化準備室</w:t>
              </w:r>
            </w:ins>
          </w:p>
        </w:tc>
      </w:tr>
      <w:tr>
        <w:trPr>
          <w:cantSplit w:val="1"/>
          <w:ins w:id="9119" w:author="Claude" w:date="2026-10-13T00:00:00Z"/>
        </w:trPr>
        <w:tc>
          <w:tcPr>
            <w:tcW w:w="620" w:type="dxa"/>
          </w:tcPr>
          <w:p>
            <w:pPr>
              <w:spacing w:before="0" w:after="0" w:line="260" w:lineRule="auto"/>
              <w:jc w:val="center"/>
              <w:rPr>
                <w:ins w:id="9120" w:author="Claude" w:date="2026-10-13T00:00:00Z"/>
              </w:rPr>
            </w:pPr>
            <w:ins w:id="9121" w:author="Claude" w:date="2026-10-13T00:00:00Z">
              <w:r>
                <w:rPr>
                  <w:sz w:val="16"/>
                  <w:szCs w:val="16"/>
                </w:rPr>
                <w:t xml:space="preserve">1-9</w:t>
              </w:r>
            </w:ins>
          </w:p>
        </w:tc>
        <w:tc>
          <w:tcPr>
            <w:tcW w:w="3250" w:type="dxa"/>
          </w:tcPr>
          <w:p>
            <w:pPr>
              <w:spacing w:before="0" w:after="0" w:line="260" w:lineRule="auto"/>
              <w:rPr>
                <w:ins w:id="9122" w:author="Claude" w:date="2026-10-13T00:00:00Z"/>
              </w:rPr>
            </w:pPr>
            <w:ins w:id="9123" w:author="Claude" w:date="2026-10-13T00:00:00Z">
              <w:r>
                <w:rPr>
                  <w:sz w:val="16"/>
                  <w:szCs w:val="16"/>
                </w:rPr>
                <w:t xml:space="preserve">寄附行為認可・設置認可の取得、学校法人の設立登記</w:t>
              </w:r>
            </w:ins>
          </w:p>
        </w:tc>
        <w:tc>
          <w:tcPr>
            <w:tcW w:w="2700" w:type="dxa"/>
          </w:tcPr>
          <w:p>
            <w:pPr>
              <w:spacing w:before="0" w:after="0" w:line="260" w:lineRule="auto"/>
              <w:rPr>
                <w:ins w:id="9124" w:author="Claude" w:date="2026-10-13T00:00:00Z"/>
              </w:rPr>
            </w:pPr>
            <w:ins w:id="9125" w:author="Claude" w:date="2026-10-13T00:00:00Z">
              <w:r>
                <w:rPr>
                  <w:sz w:val="16"/>
                  <w:szCs w:val="16"/>
                </w:rPr>
                <w:t xml:space="preserve">認可書、登記事項証明書</w:t>
              </w:r>
            </w:ins>
          </w:p>
        </w:tc>
        <w:tc>
          <w:tcPr>
            <w:tcW w:w="1500" w:type="dxa"/>
          </w:tcPr>
          <w:p>
            <w:pPr>
              <w:spacing w:before="0" w:after="0" w:line="260" w:lineRule="auto"/>
              <w:jc w:val="center"/>
              <w:rPr>
                <w:ins w:id="9126" w:author="Claude" w:date="2026-10-13T00:00:00Z"/>
              </w:rPr>
            </w:pPr>
            <w:ins w:id="9127" w:author="Claude" w:date="2026-10-13T00:00:00Z">
              <w:r>
                <w:rPr>
                  <w:sz w:val="16"/>
                  <w:szCs w:val="16"/>
                </w:rPr>
                <w:t xml:space="preserve">2028年3月〜2028年12月</w:t>
              </w:r>
            </w:ins>
          </w:p>
        </w:tc>
        <w:tc>
          <w:tcPr>
            <w:tcW w:w="1342" w:type="dxa"/>
          </w:tcPr>
          <w:p>
            <w:pPr>
              <w:spacing w:before="0" w:after="0" w:line="260" w:lineRule="auto"/>
              <w:rPr>
                <w:ins w:id="9128" w:author="Claude" w:date="2026-10-13T00:00:00Z"/>
              </w:rPr>
            </w:pPr>
            <w:ins w:id="9129" w:author="Claude" w:date="2026-10-13T00:00:00Z">
              <w:r>
                <w:rPr>
                  <w:sz w:val="16"/>
                  <w:szCs w:val="16"/>
                </w:rPr>
                <w:t xml:space="preserve">法人化準備室・総務</w:t>
              </w:r>
            </w:ins>
          </w:p>
        </w:tc>
      </w:tr>
      <w:tr>
        <w:trPr>
          <w:cantSplit w:val="1"/>
          <w:ins w:id="9130" w:author="Claude" w:date="2026-10-13T00:00:00Z"/>
        </w:trPr>
        <w:tc>
          <w:tcPr>
            <w:tcW w:w="620" w:type="dxa"/>
          </w:tcPr>
          <w:p>
            <w:pPr>
              <w:spacing w:before="0" w:after="0" w:line="260" w:lineRule="auto"/>
              <w:jc w:val="center"/>
              <w:rPr>
                <w:ins w:id="9131" w:author="Claude" w:date="2026-10-13T00:00:00Z"/>
              </w:rPr>
            </w:pPr>
            <w:ins w:id="9132" w:author="Claude" w:date="2026-10-13T00:00:00Z">
              <w:r>
                <w:rPr>
                  <w:sz w:val="16"/>
                  <w:szCs w:val="16"/>
                </w:rPr>
                <w:t xml:space="preserve">1-10</w:t>
              </w:r>
            </w:ins>
          </w:p>
        </w:tc>
        <w:tc>
          <w:tcPr>
            <w:tcW w:w="3250" w:type="dxa"/>
          </w:tcPr>
          <w:p>
            <w:pPr>
              <w:spacing w:before="0" w:after="0" w:line="260" w:lineRule="auto"/>
              <w:rPr>
                <w:ins w:id="9133" w:author="Claude" w:date="2026-10-13T00:00:00Z"/>
              </w:rPr>
            </w:pPr>
            <w:ins w:id="9134" w:author="Claude" w:date="2026-10-13T00:00:00Z">
              <w:r>
                <w:rPr>
                  <w:sz w:val="16"/>
                  <w:szCs w:val="16"/>
                </w:rPr>
                <w:t xml:space="preserve">学びの多様化学校の指定に向けた事前協議（特別の教育課程・実施計画）</w:t>
              </w:r>
            </w:ins>
          </w:p>
        </w:tc>
        <w:tc>
          <w:tcPr>
            <w:tcW w:w="2700" w:type="dxa"/>
          </w:tcPr>
          <w:p>
            <w:pPr>
              <w:spacing w:before="0" w:after="0" w:line="260" w:lineRule="auto"/>
              <w:rPr>
                <w:ins w:id="9135" w:author="Claude" w:date="2026-10-13T00:00:00Z"/>
              </w:rPr>
            </w:pPr>
            <w:ins w:id="9136" w:author="Claude" w:date="2026-10-13T00:00:00Z">
              <w:r>
                <w:rPr>
                  <w:sz w:val="16"/>
                  <w:szCs w:val="16"/>
                </w:rPr>
                <w:t xml:space="preserve">実施計画書案、協議記録</w:t>
              </w:r>
            </w:ins>
          </w:p>
        </w:tc>
        <w:tc>
          <w:tcPr>
            <w:tcW w:w="1500" w:type="dxa"/>
          </w:tcPr>
          <w:p>
            <w:pPr>
              <w:spacing w:before="0" w:after="0" w:line="260" w:lineRule="auto"/>
              <w:jc w:val="center"/>
              <w:rPr>
                <w:ins w:id="9137" w:author="Claude" w:date="2026-10-13T00:00:00Z"/>
              </w:rPr>
            </w:pPr>
            <w:ins w:id="9138" w:author="Claude" w:date="2026-10-13T00:00:00Z">
              <w:r>
                <w:rPr>
                  <w:sz w:val="16"/>
                  <w:szCs w:val="16"/>
                </w:rPr>
                <w:t xml:space="preserve">2027年4月〜2028年6月</w:t>
              </w:r>
            </w:ins>
          </w:p>
        </w:tc>
        <w:tc>
          <w:tcPr>
            <w:tcW w:w="1342" w:type="dxa"/>
          </w:tcPr>
          <w:p>
            <w:pPr>
              <w:spacing w:before="0" w:after="0" w:line="260" w:lineRule="auto"/>
              <w:rPr>
                <w:ins w:id="9139" w:author="Claude" w:date="2026-10-13T00:00:00Z"/>
              </w:rPr>
            </w:pPr>
            <w:ins w:id="9140" w:author="Claude" w:date="2026-10-13T00:00:00Z">
              <w:r>
                <w:rPr>
                  <w:sz w:val="16"/>
                  <w:szCs w:val="16"/>
                </w:rPr>
                <w:t xml:space="preserve">教育課程チーム</w:t>
              </w:r>
            </w:ins>
          </w:p>
        </w:tc>
      </w:tr>
      <w:tr>
        <w:trPr>
          <w:cantSplit w:val="1"/>
          <w:ins w:id="9141" w:author="Claude" w:date="2026-10-13T00:00:00Z"/>
        </w:trPr>
        <w:tc>
          <w:tcPr>
            <w:tcW w:w="620" w:type="dxa"/>
          </w:tcPr>
          <w:p>
            <w:pPr>
              <w:spacing w:before="0" w:after="0" w:line="260" w:lineRule="auto"/>
              <w:jc w:val="center"/>
              <w:rPr>
                <w:ins w:id="9142" w:author="Claude" w:date="2026-10-13T00:00:00Z"/>
              </w:rPr>
            </w:pPr>
            <w:ins w:id="9143" w:author="Claude" w:date="2026-10-13T00:00:00Z">
              <w:r>
                <w:rPr>
                  <w:sz w:val="16"/>
                  <w:szCs w:val="16"/>
                </w:rPr>
                <w:t xml:space="preserve">1-11</w:t>
              </w:r>
            </w:ins>
          </w:p>
        </w:tc>
        <w:tc>
          <w:tcPr>
            <w:tcW w:w="3250" w:type="dxa"/>
          </w:tcPr>
          <w:p>
            <w:pPr>
              <w:spacing w:before="0" w:after="0" w:line="260" w:lineRule="auto"/>
              <w:rPr>
                <w:ins w:id="9144" w:author="Claude" w:date="2026-10-13T00:00:00Z"/>
              </w:rPr>
            </w:pPr>
            <w:ins w:id="9145" w:author="Claude" w:date="2026-10-13T00:00:00Z">
              <w:r>
                <w:rPr>
                  <w:sz w:val="16"/>
                  <w:szCs w:val="16"/>
                </w:rPr>
                <w:t xml:space="preserve">文部科学大臣への指定申請・指定</w:t>
              </w:r>
            </w:ins>
          </w:p>
        </w:tc>
        <w:tc>
          <w:tcPr>
            <w:tcW w:w="2700" w:type="dxa"/>
          </w:tcPr>
          <w:p>
            <w:pPr>
              <w:spacing w:before="0" w:after="0" w:line="260" w:lineRule="auto"/>
              <w:rPr>
                <w:ins w:id="9146" w:author="Claude" w:date="2026-10-13T00:00:00Z"/>
              </w:rPr>
            </w:pPr>
            <w:ins w:id="9147" w:author="Claude" w:date="2026-10-13T00:00:00Z">
              <w:r>
                <w:rPr>
                  <w:sz w:val="16"/>
                  <w:szCs w:val="16"/>
                </w:rPr>
                <w:t xml:space="preserve">指定申請書、指定通知</w:t>
              </w:r>
            </w:ins>
          </w:p>
        </w:tc>
        <w:tc>
          <w:tcPr>
            <w:tcW w:w="1500" w:type="dxa"/>
          </w:tcPr>
          <w:p>
            <w:pPr>
              <w:spacing w:before="0" w:after="0" w:line="260" w:lineRule="auto"/>
              <w:jc w:val="center"/>
              <w:rPr>
                <w:ins w:id="9148" w:author="Claude" w:date="2026-10-13T00:00:00Z"/>
              </w:rPr>
            </w:pPr>
            <w:ins w:id="9149" w:author="Claude" w:date="2026-10-13T00:00:00Z">
              <w:r>
                <w:rPr>
                  <w:sz w:val="16"/>
                  <w:szCs w:val="16"/>
                </w:rPr>
                <w:t xml:space="preserve">2028年7月〜2029年3月</w:t>
              </w:r>
            </w:ins>
          </w:p>
        </w:tc>
        <w:tc>
          <w:tcPr>
            <w:tcW w:w="1342" w:type="dxa"/>
          </w:tcPr>
          <w:p>
            <w:pPr>
              <w:spacing w:before="0" w:after="0" w:line="260" w:lineRule="auto"/>
              <w:rPr>
                <w:ins w:id="9150" w:author="Claude" w:date="2026-10-13T00:00:00Z"/>
              </w:rPr>
            </w:pPr>
            <w:ins w:id="9151" w:author="Claude" w:date="2026-10-13T00:00:00Z">
              <w:r>
                <w:rPr>
                  <w:sz w:val="16"/>
                  <w:szCs w:val="16"/>
                </w:rPr>
                <w:t xml:space="preserve">法人化準備室</w:t>
              </w:r>
            </w:ins>
          </w:p>
        </w:tc>
      </w:tr>
      <w:tr>
        <w:trPr>
          <w:cantSplit w:val="1"/>
          <w:ins w:id="9152" w:author="Claude" w:date="2026-10-13T00:00:00Z"/>
        </w:trPr>
        <w:tc>
          <w:tcPr>
            <w:tcW w:w="9412" w:type="dxa"/>
            <w:gridSpan w:val="5"/>
            <w:shd w:val="clear" w:color="auto" w:fill="D9E2F3"/>
          </w:tcPr>
          <w:p>
            <w:pPr>
              <w:spacing w:before="0" w:after="0" w:line="260" w:lineRule="auto"/>
              <w:rPr>
                <w:ins w:id="9153" w:author="Claude" w:date="2026-10-13T00:00:00Z"/>
              </w:rPr>
            </w:pPr>
            <w:ins w:id="9154" w:author="Claude" w:date="2026-10-13T00:00:00Z">
              <w:r>
                <w:rPr>
                  <w:b w:val="1"/>
                  <w:color w:val="1E2761"/>
                  <w:sz w:val="17"/>
                  <w:szCs w:val="17"/>
                </w:rPr>
                <w:t xml:space="preserve">WS2　校舎・運動場・建築消防</w:t>
              </w:r>
            </w:ins>
          </w:p>
        </w:tc>
      </w:tr>
      <w:tr>
        <w:trPr>
          <w:cantSplit w:val="1"/>
          <w:ins w:id="9155" w:author="Claude" w:date="2026-10-13T00:00:00Z"/>
        </w:trPr>
        <w:tc>
          <w:tcPr>
            <w:tcW w:w="620" w:type="dxa"/>
          </w:tcPr>
          <w:p>
            <w:pPr>
              <w:spacing w:before="0" w:after="0" w:line="260" w:lineRule="auto"/>
              <w:jc w:val="center"/>
              <w:rPr>
                <w:ins w:id="9156" w:author="Claude" w:date="2026-10-13T00:00:00Z"/>
              </w:rPr>
            </w:pPr>
            <w:ins w:id="9157" w:author="Claude" w:date="2026-10-13T00:00:00Z">
              <w:r>
                <w:rPr>
                  <w:sz w:val="16"/>
                  <w:szCs w:val="16"/>
                </w:rPr>
                <w:t xml:space="preserve">2-1</w:t>
              </w:r>
            </w:ins>
          </w:p>
        </w:tc>
        <w:tc>
          <w:tcPr>
            <w:tcW w:w="3250" w:type="dxa"/>
          </w:tcPr>
          <w:p>
            <w:pPr>
              <w:spacing w:before="0" w:after="0" w:line="260" w:lineRule="auto"/>
              <w:rPr>
                <w:ins w:id="9158" w:author="Claude" w:date="2026-10-13T00:00:00Z"/>
              </w:rPr>
            </w:pPr>
            <w:ins w:id="9159" w:author="Claude" w:date="2026-10-13T00:00:00Z">
              <w:r>
                <w:rPr>
                  <w:sz w:val="16"/>
                  <w:szCs w:val="16"/>
                </w:rPr>
                <w:t xml:space="preserve">校舎の基本条件の確定（住所・建物所有者・貸主・学校利用区画・竣工日）</w:t>
              </w:r>
            </w:ins>
          </w:p>
        </w:tc>
        <w:tc>
          <w:tcPr>
            <w:tcW w:w="2700" w:type="dxa"/>
          </w:tcPr>
          <w:p>
            <w:pPr>
              <w:spacing w:before="0" w:after="0" w:line="260" w:lineRule="auto"/>
              <w:rPr>
                <w:ins w:id="9160" w:author="Claude" w:date="2026-10-13T00:00:00Z"/>
              </w:rPr>
            </w:pPr>
            <w:ins w:id="9161" w:author="Claude" w:date="2026-10-13T00:00:00Z">
              <w:r>
                <w:rPr>
                  <w:sz w:val="16"/>
                  <w:szCs w:val="16"/>
                </w:rPr>
                <w:t xml:space="preserve">基本条件表</w:t>
              </w:r>
            </w:ins>
          </w:p>
        </w:tc>
        <w:tc>
          <w:tcPr>
            <w:tcW w:w="1500" w:type="dxa"/>
          </w:tcPr>
          <w:p>
            <w:pPr>
              <w:spacing w:before="0" w:after="0" w:line="260" w:lineRule="auto"/>
              <w:jc w:val="center"/>
              <w:rPr>
                <w:ins w:id="9162" w:author="Claude" w:date="2026-10-13T00:00:00Z"/>
              </w:rPr>
            </w:pPr>
            <w:ins w:id="9163" w:author="Claude" w:date="2026-10-13T00:00:00Z">
              <w:r>
                <w:rPr>
                  <w:sz w:val="16"/>
                  <w:szCs w:val="16"/>
                </w:rPr>
                <w:t xml:space="preserve">2026年10月〜2026年12月</w:t>
              </w:r>
            </w:ins>
          </w:p>
        </w:tc>
        <w:tc>
          <w:tcPr>
            <w:tcW w:w="1342" w:type="dxa"/>
          </w:tcPr>
          <w:p>
            <w:pPr>
              <w:spacing w:before="0" w:after="0" w:line="260" w:lineRule="auto"/>
              <w:rPr>
                <w:ins w:id="9164" w:author="Claude" w:date="2026-10-13T00:00:00Z"/>
              </w:rPr>
            </w:pPr>
            <w:ins w:id="9165" w:author="Claude" w:date="2026-10-13T00:00:00Z">
              <w:r>
                <w:rPr>
                  <w:sz w:val="16"/>
                  <w:szCs w:val="16"/>
                </w:rPr>
                <w:t xml:space="preserve">経営企画・建築設計会社</w:t>
              </w:r>
            </w:ins>
          </w:p>
        </w:tc>
      </w:tr>
      <w:tr>
        <w:trPr>
          <w:cantSplit w:val="1"/>
          <w:ins w:id="9166" w:author="Claude" w:date="2026-10-13T00:00:00Z"/>
        </w:trPr>
        <w:tc>
          <w:tcPr>
            <w:tcW w:w="620" w:type="dxa"/>
          </w:tcPr>
          <w:p>
            <w:pPr>
              <w:spacing w:before="0" w:after="0" w:line="260" w:lineRule="auto"/>
              <w:jc w:val="center"/>
              <w:rPr>
                <w:ins w:id="9167" w:author="Claude" w:date="2026-10-13T00:00:00Z"/>
              </w:rPr>
            </w:pPr>
            <w:ins w:id="9168" w:author="Claude" w:date="2026-10-13T00:00:00Z">
              <w:r>
                <w:rPr>
                  <w:sz w:val="16"/>
                  <w:szCs w:val="16"/>
                </w:rPr>
                <w:t xml:space="preserve">2-2</w:t>
              </w:r>
            </w:ins>
          </w:p>
        </w:tc>
        <w:tc>
          <w:tcPr>
            <w:tcW w:w="3250" w:type="dxa"/>
          </w:tcPr>
          <w:p>
            <w:pPr>
              <w:spacing w:before="0" w:after="0" w:line="260" w:lineRule="auto"/>
              <w:rPr>
                <w:ins w:id="9169" w:author="Claude" w:date="2026-10-13T00:00:00Z"/>
              </w:rPr>
            </w:pPr>
            <w:ins w:id="9170" w:author="Claude" w:date="2026-10-13T00:00:00Z">
              <w:r>
                <w:rPr>
                  <w:sz w:val="16"/>
                  <w:szCs w:val="16"/>
                </w:rPr>
                <w:t xml:space="preserve">専用・共用区画の平面図・面積表、校舎面積（原則900㎡）の協議</w:t>
              </w:r>
            </w:ins>
          </w:p>
        </w:tc>
        <w:tc>
          <w:tcPr>
            <w:tcW w:w="2700" w:type="dxa"/>
          </w:tcPr>
          <w:p>
            <w:pPr>
              <w:spacing w:before="0" w:after="0" w:line="260" w:lineRule="auto"/>
              <w:rPr>
                <w:ins w:id="9171" w:author="Claude" w:date="2026-10-13T00:00:00Z"/>
              </w:rPr>
            </w:pPr>
            <w:ins w:id="9172" w:author="Claude" w:date="2026-10-13T00:00:00Z">
              <w:r>
                <w:rPr>
                  <w:sz w:val="16"/>
                  <w:szCs w:val="16"/>
                </w:rPr>
                <w:t xml:space="preserve">平面図、室用途・面積・利用時間表</w:t>
              </w:r>
            </w:ins>
          </w:p>
        </w:tc>
        <w:tc>
          <w:tcPr>
            <w:tcW w:w="1500" w:type="dxa"/>
          </w:tcPr>
          <w:p>
            <w:pPr>
              <w:spacing w:before="0" w:after="0" w:line="260" w:lineRule="auto"/>
              <w:jc w:val="center"/>
              <w:rPr>
                <w:ins w:id="9173" w:author="Claude" w:date="2026-10-13T00:00:00Z"/>
              </w:rPr>
            </w:pPr>
            <w:ins w:id="9174" w:author="Claude" w:date="2026-10-13T00:00:00Z">
              <w:r>
                <w:rPr>
                  <w:sz w:val="16"/>
                  <w:szCs w:val="16"/>
                </w:rPr>
                <w:t xml:space="preserve">2026年11月〜2027年3月</w:t>
              </w:r>
            </w:ins>
          </w:p>
        </w:tc>
        <w:tc>
          <w:tcPr>
            <w:tcW w:w="1342" w:type="dxa"/>
          </w:tcPr>
          <w:p>
            <w:pPr>
              <w:spacing w:before="0" w:after="0" w:line="260" w:lineRule="auto"/>
              <w:rPr>
                <w:ins w:id="9175" w:author="Claude" w:date="2026-10-13T00:00:00Z"/>
              </w:rPr>
            </w:pPr>
            <w:ins w:id="9176" w:author="Claude" w:date="2026-10-13T00:00:00Z">
              <w:r>
                <w:rPr>
                  <w:sz w:val="16"/>
                  <w:szCs w:val="16"/>
                </w:rPr>
                <w:t xml:space="preserve">建築設計会社・法人化準備室</w:t>
              </w:r>
            </w:ins>
          </w:p>
        </w:tc>
      </w:tr>
      <w:tr>
        <w:trPr>
          <w:cantSplit w:val="1"/>
          <w:ins w:id="9177" w:author="Claude" w:date="2026-10-13T00:00:00Z"/>
        </w:trPr>
        <w:tc>
          <w:tcPr>
            <w:tcW w:w="620" w:type="dxa"/>
          </w:tcPr>
          <w:p>
            <w:pPr>
              <w:spacing w:before="0" w:after="0" w:line="260" w:lineRule="auto"/>
              <w:jc w:val="center"/>
              <w:rPr>
                <w:ins w:id="9178" w:author="Claude" w:date="2026-10-13T00:00:00Z"/>
              </w:rPr>
            </w:pPr>
            <w:ins w:id="9179" w:author="Claude" w:date="2026-10-13T00:00:00Z">
              <w:r>
                <w:rPr>
                  <w:sz w:val="16"/>
                  <w:szCs w:val="16"/>
                </w:rPr>
                <w:t xml:space="preserve">2-3</w:t>
              </w:r>
            </w:ins>
          </w:p>
        </w:tc>
        <w:tc>
          <w:tcPr>
            <w:tcW w:w="3250" w:type="dxa"/>
          </w:tcPr>
          <w:p>
            <w:pPr>
              <w:spacing w:before="0" w:after="0" w:line="260" w:lineRule="auto"/>
              <w:rPr>
                <w:ins w:id="9180" w:author="Claude" w:date="2026-10-13T00:00:00Z"/>
              </w:rPr>
            </w:pPr>
            <w:ins w:id="9181" w:author="Claude" w:date="2026-10-13T00:00:00Z">
              <w:r>
                <w:rPr>
                  <w:sz w:val="16"/>
                  <w:szCs w:val="16"/>
                </w:rPr>
                <w:t xml:space="preserve">建築・消防・用途変更の事前確認（建築士・消防・京都市）</w:t>
              </w:r>
            </w:ins>
          </w:p>
        </w:tc>
        <w:tc>
          <w:tcPr>
            <w:tcW w:w="2700" w:type="dxa"/>
          </w:tcPr>
          <w:p>
            <w:pPr>
              <w:spacing w:before="0" w:after="0" w:line="260" w:lineRule="auto"/>
              <w:rPr>
                <w:ins w:id="9182" w:author="Claude" w:date="2026-10-13T00:00:00Z"/>
              </w:rPr>
            </w:pPr>
            <w:ins w:id="9183" w:author="Claude" w:date="2026-10-13T00:00:00Z">
              <w:r>
                <w:rPr>
                  <w:sz w:val="16"/>
                  <w:szCs w:val="16"/>
                </w:rPr>
                <w:t xml:space="preserve">確認記録、必要工事の一覧</w:t>
              </w:r>
            </w:ins>
          </w:p>
        </w:tc>
        <w:tc>
          <w:tcPr>
            <w:tcW w:w="1500" w:type="dxa"/>
          </w:tcPr>
          <w:p>
            <w:pPr>
              <w:spacing w:before="0" w:after="0" w:line="260" w:lineRule="auto"/>
              <w:jc w:val="center"/>
              <w:rPr>
                <w:ins w:id="9184" w:author="Claude" w:date="2026-10-13T00:00:00Z"/>
              </w:rPr>
            </w:pPr>
            <w:ins w:id="9185" w:author="Claude" w:date="2026-10-13T00:00:00Z">
              <w:r>
                <w:rPr>
                  <w:sz w:val="16"/>
                  <w:szCs w:val="16"/>
                </w:rPr>
                <w:t xml:space="preserve">2026年11月〜2027年3月</w:t>
              </w:r>
            </w:ins>
          </w:p>
        </w:tc>
        <w:tc>
          <w:tcPr>
            <w:tcW w:w="1342" w:type="dxa"/>
          </w:tcPr>
          <w:p>
            <w:pPr>
              <w:spacing w:before="0" w:after="0" w:line="260" w:lineRule="auto"/>
              <w:rPr>
                <w:ins w:id="9186" w:author="Claude" w:date="2026-10-13T00:00:00Z"/>
              </w:rPr>
            </w:pPr>
            <w:ins w:id="9187" w:author="Claude" w:date="2026-10-13T00:00:00Z">
              <w:r>
                <w:rPr>
                  <w:sz w:val="16"/>
                  <w:szCs w:val="16"/>
                </w:rPr>
                <w:t xml:space="preserve">建築設計会社</w:t>
              </w:r>
            </w:ins>
          </w:p>
        </w:tc>
      </w:tr>
      <w:tr>
        <w:trPr>
          <w:cantSplit w:val="1"/>
          <w:ins w:id="9188" w:author="Claude" w:date="2026-10-13T00:00:00Z"/>
        </w:trPr>
        <w:tc>
          <w:tcPr>
            <w:tcW w:w="620" w:type="dxa"/>
          </w:tcPr>
          <w:p>
            <w:pPr>
              <w:spacing w:before="0" w:after="0" w:line="260" w:lineRule="auto"/>
              <w:jc w:val="center"/>
              <w:rPr>
                <w:ins w:id="9189" w:author="Claude" w:date="2026-10-13T00:00:00Z"/>
              </w:rPr>
            </w:pPr>
            <w:ins w:id="9190" w:author="Claude" w:date="2026-10-13T00:00:00Z">
              <w:r>
                <w:rPr>
                  <w:sz w:val="16"/>
                  <w:szCs w:val="16"/>
                </w:rPr>
                <w:t xml:space="preserve">2-4</w:t>
              </w:r>
            </w:ins>
          </w:p>
        </w:tc>
        <w:tc>
          <w:tcPr>
            <w:tcW w:w="3250" w:type="dxa"/>
          </w:tcPr>
          <w:p>
            <w:pPr>
              <w:spacing w:before="0" w:after="0" w:line="260" w:lineRule="auto"/>
              <w:rPr>
                <w:ins w:id="9191" w:author="Claude" w:date="2026-10-13T00:00:00Z"/>
              </w:rPr>
            </w:pPr>
            <w:ins w:id="9192" w:author="Claude" w:date="2026-10-13T00:00:00Z">
              <w:r>
                <w:rPr>
                  <w:sz w:val="16"/>
                  <w:szCs w:val="16"/>
                </w:rPr>
                <w:t xml:space="preserve">公園（時間貸し）・体育館・代替施設の確認、年間体育計画</w:t>
              </w:r>
            </w:ins>
          </w:p>
        </w:tc>
        <w:tc>
          <w:tcPr>
            <w:tcW w:w="2700" w:type="dxa"/>
          </w:tcPr>
          <w:p>
            <w:pPr>
              <w:spacing w:before="0" w:after="0" w:line="260" w:lineRule="auto"/>
              <w:rPr>
                <w:ins w:id="9193" w:author="Claude" w:date="2026-10-13T00:00:00Z"/>
              </w:rPr>
            </w:pPr>
            <w:ins w:id="9194" w:author="Claude" w:date="2026-10-13T00:00:00Z">
              <w:r>
                <w:rPr>
                  <w:sz w:val="16"/>
                  <w:szCs w:val="16"/>
                </w:rPr>
                <w:t xml:space="preserve">利用可能枠の回答、移動・安全・代替計画</w:t>
              </w:r>
            </w:ins>
          </w:p>
        </w:tc>
        <w:tc>
          <w:tcPr>
            <w:tcW w:w="1500" w:type="dxa"/>
          </w:tcPr>
          <w:p>
            <w:pPr>
              <w:spacing w:before="0" w:after="0" w:line="260" w:lineRule="auto"/>
              <w:jc w:val="center"/>
              <w:rPr>
                <w:ins w:id="9195" w:author="Claude" w:date="2026-10-13T00:00:00Z"/>
              </w:rPr>
            </w:pPr>
            <w:ins w:id="9196" w:author="Claude" w:date="2026-10-13T00:00:00Z">
              <w:r>
                <w:rPr>
                  <w:sz w:val="16"/>
                  <w:szCs w:val="16"/>
                </w:rPr>
                <w:t xml:space="preserve">2026年12月〜2027年6月</w:t>
              </w:r>
            </w:ins>
          </w:p>
        </w:tc>
        <w:tc>
          <w:tcPr>
            <w:tcW w:w="1342" w:type="dxa"/>
          </w:tcPr>
          <w:p>
            <w:pPr>
              <w:spacing w:before="0" w:after="0" w:line="260" w:lineRule="auto"/>
              <w:rPr>
                <w:ins w:id="9197" w:author="Claude" w:date="2026-10-13T00:00:00Z"/>
              </w:rPr>
            </w:pPr>
            <w:ins w:id="9198" w:author="Claude" w:date="2026-10-13T00:00:00Z">
              <w:r>
                <w:rPr>
                  <w:sz w:val="16"/>
                  <w:szCs w:val="16"/>
                </w:rPr>
                <w:t xml:space="preserve">教育課程チーム・総務</w:t>
              </w:r>
            </w:ins>
          </w:p>
        </w:tc>
      </w:tr>
      <w:tr>
        <w:trPr>
          <w:cantSplit w:val="1"/>
          <w:ins w:id="9199" w:author="Claude" w:date="2026-10-13T00:00:00Z"/>
        </w:trPr>
        <w:tc>
          <w:tcPr>
            <w:tcW w:w="620" w:type="dxa"/>
          </w:tcPr>
          <w:p>
            <w:pPr>
              <w:spacing w:before="0" w:after="0" w:line="260" w:lineRule="auto"/>
              <w:jc w:val="center"/>
              <w:rPr>
                <w:ins w:id="9200" w:author="Claude" w:date="2026-10-13T00:00:00Z"/>
              </w:rPr>
            </w:pPr>
            <w:ins w:id="9201" w:author="Claude" w:date="2026-10-13T00:00:00Z">
              <w:r>
                <w:rPr>
                  <w:sz w:val="16"/>
                  <w:szCs w:val="16"/>
                </w:rPr>
                <w:t xml:space="preserve">2-5</w:t>
              </w:r>
            </w:ins>
          </w:p>
        </w:tc>
        <w:tc>
          <w:tcPr>
            <w:tcW w:w="3250" w:type="dxa"/>
          </w:tcPr>
          <w:p>
            <w:pPr>
              <w:spacing w:before="0" w:after="0" w:line="260" w:lineRule="auto"/>
              <w:rPr>
                <w:ins w:id="9202" w:author="Claude" w:date="2026-10-13T00:00:00Z"/>
              </w:rPr>
            </w:pPr>
            <w:ins w:id="9203" w:author="Claude" w:date="2026-10-13T00:00:00Z">
              <w:r>
                <w:rPr>
                  <w:sz w:val="16"/>
                  <w:szCs w:val="16"/>
                </w:rPr>
                <w:t xml:space="preserve">賃貸借契約・設計・工事の決裁（認可未了時の解除・変更条件を含む）</w:t>
              </w:r>
            </w:ins>
          </w:p>
        </w:tc>
        <w:tc>
          <w:tcPr>
            <w:tcW w:w="2700" w:type="dxa"/>
          </w:tcPr>
          <w:p>
            <w:pPr>
              <w:spacing w:before="0" w:after="0" w:line="260" w:lineRule="auto"/>
              <w:rPr>
                <w:ins w:id="9204" w:author="Claude" w:date="2026-10-13T00:00:00Z"/>
              </w:rPr>
            </w:pPr>
            <w:ins w:id="9205" w:author="Claude" w:date="2026-10-13T00:00:00Z">
              <w:r>
                <w:rPr>
                  <w:sz w:val="16"/>
                  <w:szCs w:val="16"/>
                </w:rPr>
                <w:t xml:space="preserve">契約書、見積り、決裁書</w:t>
              </w:r>
            </w:ins>
          </w:p>
        </w:tc>
        <w:tc>
          <w:tcPr>
            <w:tcW w:w="1500" w:type="dxa"/>
          </w:tcPr>
          <w:p>
            <w:pPr>
              <w:spacing w:before="0" w:after="0" w:line="260" w:lineRule="auto"/>
              <w:jc w:val="center"/>
              <w:rPr>
                <w:ins w:id="9206" w:author="Claude" w:date="2026-10-13T00:00:00Z"/>
              </w:rPr>
            </w:pPr>
            <w:ins w:id="9207" w:author="Claude" w:date="2026-10-13T00:00:00Z">
              <w:r>
                <w:rPr>
                  <w:sz w:val="16"/>
                  <w:szCs w:val="16"/>
                </w:rPr>
                <w:t xml:space="preserve">2027年4月〜2027年6月</w:t>
              </w:r>
            </w:ins>
          </w:p>
        </w:tc>
        <w:tc>
          <w:tcPr>
            <w:tcW w:w="1342" w:type="dxa"/>
          </w:tcPr>
          <w:p>
            <w:pPr>
              <w:spacing w:before="0" w:after="0" w:line="260" w:lineRule="auto"/>
              <w:rPr>
                <w:ins w:id="9208" w:author="Claude" w:date="2026-10-13T00:00:00Z"/>
              </w:rPr>
            </w:pPr>
            <w:ins w:id="9209" w:author="Claude" w:date="2026-10-13T00:00:00Z">
              <w:r>
                <w:rPr>
                  <w:sz w:val="16"/>
                  <w:szCs w:val="16"/>
                </w:rPr>
                <w:t xml:space="preserve">経営層・総務</w:t>
              </w:r>
            </w:ins>
          </w:p>
        </w:tc>
      </w:tr>
      <w:tr>
        <w:trPr>
          <w:cantSplit w:val="1"/>
          <w:ins w:id="9210" w:author="Claude" w:date="2026-10-13T00:00:00Z"/>
        </w:trPr>
        <w:tc>
          <w:tcPr>
            <w:tcW w:w="620" w:type="dxa"/>
          </w:tcPr>
          <w:p>
            <w:pPr>
              <w:spacing w:before="0" w:after="0" w:line="260" w:lineRule="auto"/>
              <w:jc w:val="center"/>
              <w:rPr>
                <w:ins w:id="9211" w:author="Claude" w:date="2026-10-13T00:00:00Z"/>
              </w:rPr>
            </w:pPr>
            <w:ins w:id="9212" w:author="Claude" w:date="2026-10-13T00:00:00Z">
              <w:r>
                <w:rPr>
                  <w:sz w:val="16"/>
                  <w:szCs w:val="16"/>
                </w:rPr>
                <w:t xml:space="preserve">2-6</w:t>
              </w:r>
            </w:ins>
          </w:p>
        </w:tc>
        <w:tc>
          <w:tcPr>
            <w:tcW w:w="3250" w:type="dxa"/>
          </w:tcPr>
          <w:p>
            <w:pPr>
              <w:spacing w:before="0" w:after="0" w:line="260" w:lineRule="auto"/>
              <w:rPr>
                <w:ins w:id="9213" w:author="Claude" w:date="2026-10-13T00:00:00Z"/>
              </w:rPr>
            </w:pPr>
            <w:ins w:id="9214" w:author="Claude" w:date="2026-10-13T00:00:00Z">
              <w:r>
                <w:rPr>
                  <w:sz w:val="16"/>
                  <w:szCs w:val="16"/>
                </w:rPr>
                <w:t xml:space="preserve">詳細設計・内装・設備工事（支出は段階化）</w:t>
              </w:r>
            </w:ins>
          </w:p>
        </w:tc>
        <w:tc>
          <w:tcPr>
            <w:tcW w:w="2700" w:type="dxa"/>
          </w:tcPr>
          <w:p>
            <w:pPr>
              <w:spacing w:before="0" w:after="0" w:line="260" w:lineRule="auto"/>
              <w:rPr>
                <w:ins w:id="9215" w:author="Claude" w:date="2026-10-13T00:00:00Z"/>
              </w:rPr>
            </w:pPr>
            <w:ins w:id="9216" w:author="Claude" w:date="2026-10-13T00:00:00Z">
              <w:r>
                <w:rPr>
                  <w:sz w:val="16"/>
                  <w:szCs w:val="16"/>
                </w:rPr>
                <w:t xml:space="preserve">設計図、工程表、工事記録</w:t>
              </w:r>
            </w:ins>
          </w:p>
        </w:tc>
        <w:tc>
          <w:tcPr>
            <w:tcW w:w="1500" w:type="dxa"/>
          </w:tcPr>
          <w:p>
            <w:pPr>
              <w:spacing w:before="0" w:after="0" w:line="260" w:lineRule="auto"/>
              <w:jc w:val="center"/>
              <w:rPr>
                <w:ins w:id="9217" w:author="Claude" w:date="2026-10-13T00:00:00Z"/>
              </w:rPr>
            </w:pPr>
            <w:ins w:id="9218" w:author="Claude" w:date="2026-10-13T00:00:00Z">
              <w:r>
                <w:rPr>
                  <w:sz w:val="16"/>
                  <w:szCs w:val="16"/>
                </w:rPr>
                <w:t xml:space="preserve">2027年7月〜2028年12月</w:t>
              </w:r>
            </w:ins>
          </w:p>
        </w:tc>
        <w:tc>
          <w:tcPr>
            <w:tcW w:w="1342" w:type="dxa"/>
          </w:tcPr>
          <w:p>
            <w:pPr>
              <w:spacing w:before="0" w:after="0" w:line="260" w:lineRule="auto"/>
              <w:rPr>
                <w:ins w:id="9219" w:author="Claude" w:date="2026-10-13T00:00:00Z"/>
              </w:rPr>
            </w:pPr>
            <w:ins w:id="9220" w:author="Claude" w:date="2026-10-13T00:00:00Z">
              <w:r>
                <w:rPr>
                  <w:sz w:val="16"/>
                  <w:szCs w:val="16"/>
                </w:rPr>
                <w:t xml:space="preserve">建築設計会社</w:t>
              </w:r>
            </w:ins>
          </w:p>
        </w:tc>
      </w:tr>
      <w:tr>
        <w:trPr>
          <w:cantSplit w:val="1"/>
          <w:ins w:id="9221" w:author="Claude" w:date="2026-10-13T00:00:00Z"/>
        </w:trPr>
        <w:tc>
          <w:tcPr>
            <w:tcW w:w="620" w:type="dxa"/>
          </w:tcPr>
          <w:p>
            <w:pPr>
              <w:spacing w:before="0" w:after="0" w:line="260" w:lineRule="auto"/>
              <w:jc w:val="center"/>
              <w:rPr>
                <w:ins w:id="9222" w:author="Claude" w:date="2026-10-13T00:00:00Z"/>
              </w:rPr>
            </w:pPr>
            <w:ins w:id="9223" w:author="Claude" w:date="2026-10-13T00:00:00Z">
              <w:r>
                <w:rPr>
                  <w:sz w:val="16"/>
                  <w:szCs w:val="16"/>
                </w:rPr>
                <w:t xml:space="preserve">2-7</w:t>
              </w:r>
            </w:ins>
          </w:p>
        </w:tc>
        <w:tc>
          <w:tcPr>
            <w:tcW w:w="3250" w:type="dxa"/>
          </w:tcPr>
          <w:p>
            <w:pPr>
              <w:spacing w:before="0" w:after="0" w:line="260" w:lineRule="auto"/>
              <w:rPr>
                <w:ins w:id="9224" w:author="Claude" w:date="2026-10-13T00:00:00Z"/>
              </w:rPr>
            </w:pPr>
            <w:ins w:id="9225" w:author="Claude" w:date="2026-10-13T00:00:00Z">
              <w:r>
                <w:rPr>
                  <w:sz w:val="16"/>
                  <w:szCs w:val="16"/>
                </w:rPr>
                <w:t xml:space="preserve">竣工・消防検査・備品搬入</w:t>
              </w:r>
            </w:ins>
          </w:p>
        </w:tc>
        <w:tc>
          <w:tcPr>
            <w:tcW w:w="2700" w:type="dxa"/>
          </w:tcPr>
          <w:p>
            <w:pPr>
              <w:spacing w:before="0" w:after="0" w:line="260" w:lineRule="auto"/>
              <w:rPr>
                <w:ins w:id="9226" w:author="Claude" w:date="2026-10-13T00:00:00Z"/>
              </w:rPr>
            </w:pPr>
            <w:ins w:id="9227" w:author="Claude" w:date="2026-10-13T00:00:00Z">
              <w:r>
                <w:rPr>
                  <w:sz w:val="16"/>
                  <w:szCs w:val="16"/>
                </w:rPr>
                <w:t xml:space="preserve">検査済証、備品台帳</w:t>
              </w:r>
            </w:ins>
          </w:p>
        </w:tc>
        <w:tc>
          <w:tcPr>
            <w:tcW w:w="1500" w:type="dxa"/>
          </w:tcPr>
          <w:p>
            <w:pPr>
              <w:spacing w:before="0" w:after="0" w:line="260" w:lineRule="auto"/>
              <w:jc w:val="center"/>
              <w:rPr>
                <w:ins w:id="9228" w:author="Claude" w:date="2026-10-13T00:00:00Z"/>
              </w:rPr>
            </w:pPr>
            <w:ins w:id="9229" w:author="Claude" w:date="2026-10-13T00:00:00Z">
              <w:r>
                <w:rPr>
                  <w:sz w:val="16"/>
                  <w:szCs w:val="16"/>
                </w:rPr>
                <w:t xml:space="preserve">2029年1月〜2029年3月</w:t>
              </w:r>
            </w:ins>
          </w:p>
        </w:tc>
        <w:tc>
          <w:tcPr>
            <w:tcW w:w="1342" w:type="dxa"/>
          </w:tcPr>
          <w:p>
            <w:pPr>
              <w:spacing w:before="0" w:after="0" w:line="260" w:lineRule="auto"/>
              <w:rPr>
                <w:ins w:id="9230" w:author="Claude" w:date="2026-10-13T00:00:00Z"/>
              </w:rPr>
            </w:pPr>
            <w:ins w:id="9231" w:author="Claude" w:date="2026-10-13T00:00:00Z">
              <w:r>
                <w:rPr>
                  <w:sz w:val="16"/>
                  <w:szCs w:val="16"/>
                </w:rPr>
                <w:t xml:space="preserve">総務</w:t>
              </w:r>
            </w:ins>
          </w:p>
        </w:tc>
      </w:tr>
      <w:tr>
        <w:trPr>
          <w:cantSplit w:val="1"/>
          <w:ins w:id="9232" w:author="Claude" w:date="2026-10-13T00:00:00Z"/>
        </w:trPr>
        <w:tc>
          <w:tcPr>
            <w:tcW w:w="9412" w:type="dxa"/>
            <w:gridSpan w:val="5"/>
            <w:shd w:val="clear" w:color="auto" w:fill="D9E2F3"/>
          </w:tcPr>
          <w:p>
            <w:pPr>
              <w:spacing w:before="0" w:after="0" w:line="260" w:lineRule="auto"/>
              <w:rPr>
                <w:ins w:id="9233" w:author="Claude" w:date="2026-10-13T00:00:00Z"/>
              </w:rPr>
            </w:pPr>
            <w:ins w:id="9234" w:author="Claude" w:date="2026-10-13T00:00:00Z">
              <w:r>
                <w:rPr>
                  <w:b w:val="1"/>
                  <w:color w:val="1E2761"/>
                  <w:sz w:val="17"/>
                  <w:szCs w:val="17"/>
                </w:rPr>
                <w:t xml:space="preserve">WS3　特別の教育課程</w:t>
              </w:r>
            </w:ins>
          </w:p>
        </w:tc>
      </w:tr>
      <w:tr>
        <w:trPr>
          <w:cantSplit w:val="1"/>
          <w:ins w:id="9235" w:author="Claude" w:date="2026-10-13T00:00:00Z"/>
        </w:trPr>
        <w:tc>
          <w:tcPr>
            <w:tcW w:w="620" w:type="dxa"/>
          </w:tcPr>
          <w:p>
            <w:pPr>
              <w:spacing w:before="0" w:after="0" w:line="260" w:lineRule="auto"/>
              <w:jc w:val="center"/>
              <w:rPr>
                <w:ins w:id="9236" w:author="Claude" w:date="2026-10-13T00:00:00Z"/>
              </w:rPr>
            </w:pPr>
            <w:ins w:id="9237" w:author="Claude" w:date="2026-10-13T00:00:00Z">
              <w:r>
                <w:rPr>
                  <w:sz w:val="16"/>
                  <w:szCs w:val="16"/>
                </w:rPr>
                <w:t xml:space="preserve">3-1</w:t>
              </w:r>
            </w:ins>
          </w:p>
        </w:tc>
        <w:tc>
          <w:tcPr>
            <w:tcW w:w="3250" w:type="dxa"/>
          </w:tcPr>
          <w:p>
            <w:pPr>
              <w:spacing w:before="0" w:after="0" w:line="260" w:lineRule="auto"/>
              <w:rPr>
                <w:ins w:id="9238" w:author="Claude" w:date="2026-10-13T00:00:00Z"/>
              </w:rPr>
            </w:pPr>
            <w:ins w:id="9239" w:author="Claude" w:date="2026-10-13T00:00:00Z">
              <w:r>
                <w:rPr>
                  <w:sz w:val="16"/>
                  <w:szCs w:val="16"/>
                </w:rPr>
                <w:t xml:space="preserve">教育課程の骨子（年間約770単位時間案）</w:t>
              </w:r>
            </w:ins>
          </w:p>
        </w:tc>
        <w:tc>
          <w:tcPr>
            <w:tcW w:w="2700" w:type="dxa"/>
          </w:tcPr>
          <w:p>
            <w:pPr>
              <w:spacing w:before="0" w:after="0" w:line="260" w:lineRule="auto"/>
              <w:rPr>
                <w:ins w:id="9240" w:author="Claude" w:date="2026-10-13T00:00:00Z"/>
              </w:rPr>
            </w:pPr>
            <w:ins w:id="9241" w:author="Claude" w:date="2026-10-13T00:00:00Z">
              <w:r>
                <w:rPr>
                  <w:sz w:val="16"/>
                  <w:szCs w:val="16"/>
                </w:rPr>
                <w:t xml:space="preserve">教育課程骨子、国の標準との比較</w:t>
              </w:r>
            </w:ins>
          </w:p>
        </w:tc>
        <w:tc>
          <w:tcPr>
            <w:tcW w:w="1500" w:type="dxa"/>
          </w:tcPr>
          <w:p>
            <w:pPr>
              <w:spacing w:before="0" w:after="0" w:line="260" w:lineRule="auto"/>
              <w:jc w:val="center"/>
              <w:rPr>
                <w:ins w:id="9242" w:author="Claude" w:date="2026-10-13T00:00:00Z"/>
              </w:rPr>
            </w:pPr>
            <w:ins w:id="9243" w:author="Claude" w:date="2026-10-13T00:00:00Z">
              <w:r>
                <w:rPr>
                  <w:sz w:val="16"/>
                  <w:szCs w:val="16"/>
                </w:rPr>
                <w:t xml:space="preserve">2026年10月〜2027年3月</w:t>
              </w:r>
            </w:ins>
          </w:p>
        </w:tc>
        <w:tc>
          <w:tcPr>
            <w:tcW w:w="1342" w:type="dxa"/>
          </w:tcPr>
          <w:p>
            <w:pPr>
              <w:spacing w:before="0" w:after="0" w:line="260" w:lineRule="auto"/>
              <w:rPr>
                <w:ins w:id="9244" w:author="Claude" w:date="2026-10-13T00:00:00Z"/>
              </w:rPr>
            </w:pPr>
            <w:ins w:id="9245" w:author="Claude" w:date="2026-10-13T00:00:00Z">
              <w:r>
                <w:rPr>
                  <w:sz w:val="16"/>
                  <w:szCs w:val="16"/>
                </w:rPr>
                <w:t xml:space="preserve">校長候補・教育課程チーム</w:t>
              </w:r>
            </w:ins>
          </w:p>
        </w:tc>
      </w:tr>
      <w:tr>
        <w:trPr>
          <w:cantSplit w:val="1"/>
          <w:ins w:id="9246" w:author="Claude" w:date="2026-10-13T00:00:00Z"/>
        </w:trPr>
        <w:tc>
          <w:tcPr>
            <w:tcW w:w="620" w:type="dxa"/>
          </w:tcPr>
          <w:p>
            <w:pPr>
              <w:spacing w:before="0" w:after="0" w:line="260" w:lineRule="auto"/>
              <w:jc w:val="center"/>
              <w:rPr>
                <w:ins w:id="9247" w:author="Claude" w:date="2026-10-13T00:00:00Z"/>
              </w:rPr>
            </w:pPr>
            <w:ins w:id="9248" w:author="Claude" w:date="2026-10-13T00:00:00Z">
              <w:r>
                <w:rPr>
                  <w:sz w:val="16"/>
                  <w:szCs w:val="16"/>
                </w:rPr>
                <w:t xml:space="preserve">3-2</w:t>
              </w:r>
            </w:ins>
          </w:p>
        </w:tc>
        <w:tc>
          <w:tcPr>
            <w:tcW w:w="3250" w:type="dxa"/>
          </w:tcPr>
          <w:p>
            <w:pPr>
              <w:spacing w:before="0" w:after="0" w:line="260" w:lineRule="auto"/>
              <w:rPr>
                <w:ins w:id="9249" w:author="Claude" w:date="2026-10-13T00:00:00Z"/>
              </w:rPr>
            </w:pPr>
            <w:ins w:id="9250" w:author="Claude" w:date="2026-10-13T00:00:00Z">
              <w:r>
                <w:rPr>
                  <w:sz w:val="16"/>
                  <w:szCs w:val="16"/>
                </w:rPr>
                <w:t xml:space="preserve">3学年の教育課程表・学習内容対応表</w:t>
              </w:r>
            </w:ins>
          </w:p>
        </w:tc>
        <w:tc>
          <w:tcPr>
            <w:tcW w:w="2700" w:type="dxa"/>
          </w:tcPr>
          <w:p>
            <w:pPr>
              <w:spacing w:before="0" w:after="0" w:line="260" w:lineRule="auto"/>
              <w:rPr>
                <w:ins w:id="9251" w:author="Claude" w:date="2026-10-13T00:00:00Z"/>
              </w:rPr>
            </w:pPr>
            <w:ins w:id="9252" w:author="Claude" w:date="2026-10-13T00:00:00Z">
              <w:r>
                <w:rPr>
                  <w:sz w:val="16"/>
                  <w:szCs w:val="16"/>
                </w:rPr>
                <w:t xml:space="preserve">教育課程表、学習内容対応表</w:t>
              </w:r>
            </w:ins>
          </w:p>
        </w:tc>
        <w:tc>
          <w:tcPr>
            <w:tcW w:w="1500" w:type="dxa"/>
          </w:tcPr>
          <w:p>
            <w:pPr>
              <w:spacing w:before="0" w:after="0" w:line="260" w:lineRule="auto"/>
              <w:jc w:val="center"/>
              <w:rPr>
                <w:ins w:id="9253" w:author="Claude" w:date="2026-10-13T00:00:00Z"/>
              </w:rPr>
            </w:pPr>
            <w:ins w:id="9254" w:author="Claude" w:date="2026-10-13T00:00:00Z">
              <w:r>
                <w:rPr>
                  <w:sz w:val="16"/>
                  <w:szCs w:val="16"/>
                </w:rPr>
                <w:t xml:space="preserve">2027年4月〜2027年12月</w:t>
              </w:r>
            </w:ins>
          </w:p>
        </w:tc>
        <w:tc>
          <w:tcPr>
            <w:tcW w:w="1342" w:type="dxa"/>
          </w:tcPr>
          <w:p>
            <w:pPr>
              <w:spacing w:before="0" w:after="0" w:line="260" w:lineRule="auto"/>
              <w:rPr>
                <w:ins w:id="9255" w:author="Claude" w:date="2026-10-13T00:00:00Z"/>
              </w:rPr>
            </w:pPr>
            <w:ins w:id="9256" w:author="Claude" w:date="2026-10-13T00:00:00Z">
              <w:r>
                <w:rPr>
                  <w:sz w:val="16"/>
                  <w:szCs w:val="16"/>
                </w:rPr>
                <w:t xml:space="preserve">教育課程チーム</w:t>
              </w:r>
            </w:ins>
          </w:p>
        </w:tc>
      </w:tr>
      <w:tr>
        <w:trPr>
          <w:cantSplit w:val="1"/>
          <w:ins w:id="9257" w:author="Claude" w:date="2026-10-13T00:00:00Z"/>
        </w:trPr>
        <w:tc>
          <w:tcPr>
            <w:tcW w:w="620" w:type="dxa"/>
          </w:tcPr>
          <w:p>
            <w:pPr>
              <w:spacing w:before="0" w:after="0" w:line="260" w:lineRule="auto"/>
              <w:jc w:val="center"/>
              <w:rPr>
                <w:ins w:id="9258" w:author="Claude" w:date="2026-10-13T00:00:00Z"/>
              </w:rPr>
            </w:pPr>
            <w:ins w:id="9259" w:author="Claude" w:date="2026-10-13T00:00:00Z">
              <w:r>
                <w:rPr>
                  <w:sz w:val="16"/>
                  <w:szCs w:val="16"/>
                </w:rPr>
                <w:t xml:space="preserve">3-3</w:t>
              </w:r>
            </w:ins>
          </w:p>
        </w:tc>
        <w:tc>
          <w:tcPr>
            <w:tcW w:w="3250" w:type="dxa"/>
          </w:tcPr>
          <w:p>
            <w:pPr>
              <w:spacing w:before="0" w:after="0" w:line="260" w:lineRule="auto"/>
              <w:rPr>
                <w:ins w:id="9260" w:author="Claude" w:date="2026-10-13T00:00:00Z"/>
              </w:rPr>
            </w:pPr>
            <w:ins w:id="9261" w:author="Claude" w:date="2026-10-13T00:00:00Z">
              <w:r>
                <w:rPr>
                  <w:sz w:val="16"/>
                  <w:szCs w:val="16"/>
                </w:rPr>
                <w:t xml:space="preserve">京都創成STEAM（仮称）の教科対応・担当教員・免許・評価・安全の整理</w:t>
              </w:r>
            </w:ins>
          </w:p>
        </w:tc>
        <w:tc>
          <w:tcPr>
            <w:tcW w:w="2700" w:type="dxa"/>
          </w:tcPr>
          <w:p>
            <w:pPr>
              <w:spacing w:before="0" w:after="0" w:line="260" w:lineRule="auto"/>
              <w:rPr>
                <w:ins w:id="9262" w:author="Claude" w:date="2026-10-13T00:00:00Z"/>
              </w:rPr>
            </w:pPr>
            <w:ins w:id="9263" w:author="Claude" w:date="2026-10-13T00:00:00Z">
              <w:r>
                <w:rPr>
                  <w:sz w:val="16"/>
                  <w:szCs w:val="16"/>
                </w:rPr>
                <w:t xml:space="preserve">教科対応表、STEAMアトリエ設備表</w:t>
              </w:r>
            </w:ins>
          </w:p>
        </w:tc>
        <w:tc>
          <w:tcPr>
            <w:tcW w:w="1500" w:type="dxa"/>
          </w:tcPr>
          <w:p>
            <w:pPr>
              <w:spacing w:before="0" w:after="0" w:line="260" w:lineRule="auto"/>
              <w:jc w:val="center"/>
              <w:rPr>
                <w:ins w:id="9264" w:author="Claude" w:date="2026-10-13T00:00:00Z"/>
              </w:rPr>
            </w:pPr>
            <w:ins w:id="9265" w:author="Claude" w:date="2026-10-13T00:00:00Z">
              <w:r>
                <w:rPr>
                  <w:sz w:val="16"/>
                  <w:szCs w:val="16"/>
                </w:rPr>
                <w:t xml:space="preserve">2027年4月〜2027年12月</w:t>
              </w:r>
            </w:ins>
          </w:p>
        </w:tc>
        <w:tc>
          <w:tcPr>
            <w:tcW w:w="1342" w:type="dxa"/>
          </w:tcPr>
          <w:p>
            <w:pPr>
              <w:spacing w:before="0" w:after="0" w:line="260" w:lineRule="auto"/>
              <w:rPr>
                <w:ins w:id="9266" w:author="Claude" w:date="2026-10-13T00:00:00Z"/>
              </w:rPr>
            </w:pPr>
            <w:ins w:id="9267" w:author="Claude" w:date="2026-10-13T00:00:00Z">
              <w:r>
                <w:rPr>
                  <w:sz w:val="16"/>
                  <w:szCs w:val="16"/>
                </w:rPr>
                <w:t xml:space="preserve">教育課程チーム</w:t>
              </w:r>
            </w:ins>
          </w:p>
        </w:tc>
      </w:tr>
      <w:tr>
        <w:trPr>
          <w:cantSplit w:val="1"/>
          <w:ins w:id="9268" w:author="Claude" w:date="2026-10-13T00:00:00Z"/>
        </w:trPr>
        <w:tc>
          <w:tcPr>
            <w:tcW w:w="620" w:type="dxa"/>
          </w:tcPr>
          <w:p>
            <w:pPr>
              <w:spacing w:before="0" w:after="0" w:line="260" w:lineRule="auto"/>
              <w:jc w:val="center"/>
              <w:rPr>
                <w:ins w:id="9269" w:author="Claude" w:date="2026-10-13T00:00:00Z"/>
              </w:rPr>
            </w:pPr>
            <w:ins w:id="9270" w:author="Claude" w:date="2026-10-13T00:00:00Z">
              <w:r>
                <w:rPr>
                  <w:sz w:val="16"/>
                  <w:szCs w:val="16"/>
                </w:rPr>
                <w:t xml:space="preserve">3-4</w:t>
              </w:r>
            </w:ins>
          </w:p>
        </w:tc>
        <w:tc>
          <w:tcPr>
            <w:tcW w:w="3250" w:type="dxa"/>
          </w:tcPr>
          <w:p>
            <w:pPr>
              <w:spacing w:before="0" w:after="0" w:line="260" w:lineRule="auto"/>
              <w:rPr>
                <w:ins w:id="9271" w:author="Claude" w:date="2026-10-13T00:00:00Z"/>
              </w:rPr>
            </w:pPr>
            <w:ins w:id="9272" w:author="Claude" w:date="2026-10-13T00:00:00Z">
              <w:r>
                <w:rPr>
                  <w:sz w:val="16"/>
                  <w:szCs w:val="16"/>
                </w:rPr>
                <w:t xml:space="preserve">評価計画、オンライン支援の出欠・評価の扱い、学び直し・転出入対応</w:t>
              </w:r>
            </w:ins>
          </w:p>
        </w:tc>
        <w:tc>
          <w:tcPr>
            <w:tcW w:w="2700" w:type="dxa"/>
          </w:tcPr>
          <w:p>
            <w:pPr>
              <w:spacing w:before="0" w:after="0" w:line="260" w:lineRule="auto"/>
              <w:rPr>
                <w:ins w:id="9273" w:author="Claude" w:date="2026-10-13T00:00:00Z"/>
              </w:rPr>
            </w:pPr>
            <w:ins w:id="9274" w:author="Claude" w:date="2026-10-13T00:00:00Z">
              <w:r>
                <w:rPr>
                  <w:sz w:val="16"/>
                  <w:szCs w:val="16"/>
                </w:rPr>
                <w:t xml:space="preserve">評価計画、出欠取扱い規程案</w:t>
              </w:r>
            </w:ins>
          </w:p>
        </w:tc>
        <w:tc>
          <w:tcPr>
            <w:tcW w:w="1500" w:type="dxa"/>
          </w:tcPr>
          <w:p>
            <w:pPr>
              <w:spacing w:before="0" w:after="0" w:line="260" w:lineRule="auto"/>
              <w:jc w:val="center"/>
              <w:rPr>
                <w:ins w:id="9275" w:author="Claude" w:date="2026-10-13T00:00:00Z"/>
              </w:rPr>
            </w:pPr>
            <w:ins w:id="9276" w:author="Claude" w:date="2026-10-13T00:00:00Z">
              <w:r>
                <w:rPr>
                  <w:sz w:val="16"/>
                  <w:szCs w:val="16"/>
                </w:rPr>
                <w:t xml:space="preserve">2027年10月〜2028年6月</w:t>
              </w:r>
            </w:ins>
          </w:p>
        </w:tc>
        <w:tc>
          <w:tcPr>
            <w:tcW w:w="1342" w:type="dxa"/>
          </w:tcPr>
          <w:p>
            <w:pPr>
              <w:spacing w:before="0" w:after="0" w:line="260" w:lineRule="auto"/>
              <w:rPr>
                <w:ins w:id="9277" w:author="Claude" w:date="2026-10-13T00:00:00Z"/>
              </w:rPr>
            </w:pPr>
            <w:ins w:id="9278" w:author="Claude" w:date="2026-10-13T00:00:00Z">
              <w:r>
                <w:rPr>
                  <w:sz w:val="16"/>
                  <w:szCs w:val="16"/>
                </w:rPr>
                <w:t xml:space="preserve">教育課程チーム</w:t>
              </w:r>
            </w:ins>
          </w:p>
        </w:tc>
      </w:tr>
      <w:tr>
        <w:trPr>
          <w:cantSplit w:val="1"/>
          <w:ins w:id="9279" w:author="Claude" w:date="2026-10-13T00:00:00Z"/>
        </w:trPr>
        <w:tc>
          <w:tcPr>
            <w:tcW w:w="620" w:type="dxa"/>
          </w:tcPr>
          <w:p>
            <w:pPr>
              <w:spacing w:before="0" w:after="0" w:line="260" w:lineRule="auto"/>
              <w:jc w:val="center"/>
              <w:rPr>
                <w:ins w:id="9280" w:author="Claude" w:date="2026-10-13T00:00:00Z"/>
              </w:rPr>
            </w:pPr>
            <w:ins w:id="9281" w:author="Claude" w:date="2026-10-13T00:00:00Z">
              <w:r>
                <w:rPr>
                  <w:sz w:val="16"/>
                  <w:szCs w:val="16"/>
                </w:rPr>
                <w:t xml:space="preserve">3-5</w:t>
              </w:r>
            </w:ins>
          </w:p>
        </w:tc>
        <w:tc>
          <w:tcPr>
            <w:tcW w:w="3250" w:type="dxa"/>
          </w:tcPr>
          <w:p>
            <w:pPr>
              <w:spacing w:before="0" w:after="0" w:line="260" w:lineRule="auto"/>
              <w:rPr>
                <w:ins w:id="9282" w:author="Claude" w:date="2026-10-13T00:00:00Z"/>
              </w:rPr>
            </w:pPr>
            <w:ins w:id="9283" w:author="Claude" w:date="2026-10-13T00:00:00Z">
              <w:r>
                <w:rPr>
                  <w:sz w:val="16"/>
                  <w:szCs w:val="16"/>
                </w:rPr>
                <w:t xml:space="preserve">年間指導計画・教材・大学等との連携先の確定</w:t>
              </w:r>
            </w:ins>
          </w:p>
        </w:tc>
        <w:tc>
          <w:tcPr>
            <w:tcW w:w="2700" w:type="dxa"/>
          </w:tcPr>
          <w:p>
            <w:pPr>
              <w:spacing w:before="0" w:after="0" w:line="260" w:lineRule="auto"/>
              <w:rPr>
                <w:ins w:id="9284" w:author="Claude" w:date="2026-10-13T00:00:00Z"/>
              </w:rPr>
            </w:pPr>
            <w:ins w:id="9285" w:author="Claude" w:date="2026-10-13T00:00:00Z">
              <w:r>
                <w:rPr>
                  <w:sz w:val="16"/>
                  <w:szCs w:val="16"/>
                </w:rPr>
                <w:t xml:space="preserve">年間指導計画、教材一覧、連携協定</w:t>
              </w:r>
            </w:ins>
          </w:p>
        </w:tc>
        <w:tc>
          <w:tcPr>
            <w:tcW w:w="1500" w:type="dxa"/>
          </w:tcPr>
          <w:p>
            <w:pPr>
              <w:spacing w:before="0" w:after="0" w:line="260" w:lineRule="auto"/>
              <w:jc w:val="center"/>
              <w:rPr>
                <w:ins w:id="9286" w:author="Claude" w:date="2026-10-13T00:00:00Z"/>
              </w:rPr>
            </w:pPr>
            <w:ins w:id="9287" w:author="Claude" w:date="2026-10-13T00:00:00Z">
              <w:r>
                <w:rPr>
                  <w:sz w:val="16"/>
                  <w:szCs w:val="16"/>
                </w:rPr>
                <w:t xml:space="preserve">2028年4月〜2028年12月</w:t>
              </w:r>
            </w:ins>
          </w:p>
        </w:tc>
        <w:tc>
          <w:tcPr>
            <w:tcW w:w="1342" w:type="dxa"/>
          </w:tcPr>
          <w:p>
            <w:pPr>
              <w:spacing w:before="0" w:after="0" w:line="260" w:lineRule="auto"/>
              <w:rPr>
                <w:ins w:id="9288" w:author="Claude" w:date="2026-10-13T00:00:00Z"/>
              </w:rPr>
            </w:pPr>
            <w:ins w:id="9289" w:author="Claude" w:date="2026-10-13T00:00:00Z">
              <w:r>
                <w:rPr>
                  <w:sz w:val="16"/>
                  <w:szCs w:val="16"/>
                </w:rPr>
                <w:t xml:space="preserve">校長候補・教員</w:t>
              </w:r>
            </w:ins>
          </w:p>
        </w:tc>
      </w:tr>
      <w:tr>
        <w:trPr>
          <w:cantSplit w:val="1"/>
          <w:ins w:id="9290" w:author="Claude" w:date="2026-10-13T00:00:00Z"/>
        </w:trPr>
        <w:tc>
          <w:tcPr>
            <w:tcW w:w="9412" w:type="dxa"/>
            <w:gridSpan w:val="5"/>
            <w:shd w:val="clear" w:color="auto" w:fill="D9E2F3"/>
          </w:tcPr>
          <w:p>
            <w:pPr>
              <w:spacing w:before="0" w:after="0" w:line="260" w:lineRule="auto"/>
              <w:rPr>
                <w:ins w:id="9291" w:author="Claude" w:date="2026-10-13T00:00:00Z"/>
              </w:rPr>
            </w:pPr>
            <w:ins w:id="9292" w:author="Claude" w:date="2026-10-13T00:00:00Z">
              <w:r>
                <w:rPr>
                  <w:b w:val="1"/>
                  <w:color w:val="1E2761"/>
                  <w:sz w:val="17"/>
                  <w:szCs w:val="17"/>
                </w:rPr>
                <w:t xml:space="preserve">WS4　教職員・B5／シンガク連携</w:t>
              </w:r>
            </w:ins>
          </w:p>
        </w:tc>
      </w:tr>
      <w:tr>
        <w:trPr>
          <w:cantSplit w:val="1"/>
          <w:ins w:id="9293" w:author="Claude" w:date="2026-10-13T00:00:00Z"/>
        </w:trPr>
        <w:tc>
          <w:tcPr>
            <w:tcW w:w="620" w:type="dxa"/>
          </w:tcPr>
          <w:p>
            <w:pPr>
              <w:spacing w:before="0" w:after="0" w:line="260" w:lineRule="auto"/>
              <w:jc w:val="center"/>
              <w:rPr>
                <w:ins w:id="9294" w:author="Claude" w:date="2026-10-13T00:00:00Z"/>
              </w:rPr>
            </w:pPr>
            <w:ins w:id="9295" w:author="Claude" w:date="2026-10-13T00:00:00Z">
              <w:r>
                <w:rPr>
                  <w:sz w:val="16"/>
                  <w:szCs w:val="16"/>
                </w:rPr>
                <w:t xml:space="preserve">4-1</w:t>
              </w:r>
            </w:ins>
          </w:p>
        </w:tc>
        <w:tc>
          <w:tcPr>
            <w:tcW w:w="3250" w:type="dxa"/>
          </w:tcPr>
          <w:p>
            <w:pPr>
              <w:spacing w:before="0" w:after="0" w:line="260" w:lineRule="auto"/>
              <w:rPr>
                <w:ins w:id="9296" w:author="Claude" w:date="2026-10-13T00:00:00Z"/>
              </w:rPr>
            </w:pPr>
            <w:ins w:id="9297" w:author="Claude" w:date="2026-10-13T00:00:00Z">
              <w:r>
                <w:rPr>
                  <w:sz w:val="16"/>
                  <w:szCs w:val="16"/>
                </w:rPr>
                <w:t xml:space="preserve">校長候補の選定と課程づくりへの参画</w:t>
              </w:r>
            </w:ins>
          </w:p>
        </w:tc>
        <w:tc>
          <w:tcPr>
            <w:tcW w:w="2700" w:type="dxa"/>
          </w:tcPr>
          <w:p>
            <w:pPr>
              <w:spacing w:before="0" w:after="0" w:line="260" w:lineRule="auto"/>
              <w:rPr>
                <w:ins w:id="9298" w:author="Claude" w:date="2026-10-13T00:00:00Z"/>
              </w:rPr>
            </w:pPr>
            <w:ins w:id="9299" w:author="Claude" w:date="2026-10-13T00:00:00Z">
              <w:r>
                <w:rPr>
                  <w:sz w:val="16"/>
                  <w:szCs w:val="16"/>
                </w:rPr>
                <w:t xml:space="preserve">校長候補の就任内諾</w:t>
              </w:r>
            </w:ins>
          </w:p>
        </w:tc>
        <w:tc>
          <w:tcPr>
            <w:tcW w:w="1500" w:type="dxa"/>
          </w:tcPr>
          <w:p>
            <w:pPr>
              <w:spacing w:before="0" w:after="0" w:line="260" w:lineRule="auto"/>
              <w:jc w:val="center"/>
              <w:rPr>
                <w:ins w:id="9300" w:author="Claude" w:date="2026-10-13T00:00:00Z"/>
              </w:rPr>
            </w:pPr>
            <w:ins w:id="9301" w:author="Claude" w:date="2026-10-13T00:00:00Z">
              <w:r>
                <w:rPr>
                  <w:sz w:val="16"/>
                  <w:szCs w:val="16"/>
                </w:rPr>
                <w:t xml:space="preserve">2026年10月〜2027年3月</w:t>
              </w:r>
            </w:ins>
          </w:p>
        </w:tc>
        <w:tc>
          <w:tcPr>
            <w:tcW w:w="1342" w:type="dxa"/>
          </w:tcPr>
          <w:p>
            <w:pPr>
              <w:spacing w:before="0" w:after="0" w:line="260" w:lineRule="auto"/>
              <w:rPr>
                <w:ins w:id="9302" w:author="Claude" w:date="2026-10-13T00:00:00Z"/>
              </w:rPr>
            </w:pPr>
            <w:ins w:id="9303" w:author="Claude" w:date="2026-10-13T00:00:00Z">
              <w:r>
                <w:rPr>
                  <w:sz w:val="16"/>
                  <w:szCs w:val="16"/>
                </w:rPr>
                <w:t xml:space="preserve">経営層・人事</w:t>
              </w:r>
            </w:ins>
          </w:p>
        </w:tc>
      </w:tr>
      <w:tr>
        <w:trPr>
          <w:cantSplit w:val="1"/>
          <w:ins w:id="9304" w:author="Claude" w:date="2026-10-13T00:00:00Z"/>
        </w:trPr>
        <w:tc>
          <w:tcPr>
            <w:tcW w:w="620" w:type="dxa"/>
          </w:tcPr>
          <w:p>
            <w:pPr>
              <w:spacing w:before="0" w:after="0" w:line="260" w:lineRule="auto"/>
              <w:jc w:val="center"/>
              <w:rPr>
                <w:ins w:id="9305" w:author="Claude" w:date="2026-10-13T00:00:00Z"/>
              </w:rPr>
            </w:pPr>
            <w:ins w:id="9306" w:author="Claude" w:date="2026-10-13T00:00:00Z">
              <w:r>
                <w:rPr>
                  <w:sz w:val="16"/>
                  <w:szCs w:val="16"/>
                </w:rPr>
                <w:t xml:space="preserve">4-2</w:t>
              </w:r>
            </w:ins>
          </w:p>
        </w:tc>
        <w:tc>
          <w:tcPr>
            <w:tcW w:w="3250" w:type="dxa"/>
          </w:tcPr>
          <w:p>
            <w:pPr>
              <w:spacing w:before="0" w:after="0" w:line="260" w:lineRule="auto"/>
              <w:rPr>
                <w:ins w:id="9307" w:author="Claude" w:date="2026-10-13T00:00:00Z"/>
              </w:rPr>
            </w:pPr>
            <w:ins w:id="9308" w:author="Claude" w:date="2026-10-13T00:00:00Z">
              <w:r>
                <w:rPr>
                  <w:sz w:val="16"/>
                  <w:szCs w:val="16"/>
                </w:rPr>
                <w:t xml:space="preserve">教科・免許・常勤／非常勤・勤務時間を積み上げた職員表</w:t>
              </w:r>
            </w:ins>
          </w:p>
        </w:tc>
        <w:tc>
          <w:tcPr>
            <w:tcW w:w="2700" w:type="dxa"/>
          </w:tcPr>
          <w:p>
            <w:pPr>
              <w:spacing w:before="0" w:after="0" w:line="260" w:lineRule="auto"/>
              <w:rPr>
                <w:ins w:id="9309" w:author="Claude" w:date="2026-10-13T00:00:00Z"/>
              </w:rPr>
            </w:pPr>
            <w:ins w:id="9310" w:author="Claude" w:date="2026-10-13T00:00:00Z">
              <w:r>
                <w:rPr>
                  <w:sz w:val="16"/>
                  <w:szCs w:val="16"/>
                </w:rPr>
                <w:t xml:space="preserve">職員配置表、人件費積算</w:t>
              </w:r>
            </w:ins>
          </w:p>
        </w:tc>
        <w:tc>
          <w:tcPr>
            <w:tcW w:w="1500" w:type="dxa"/>
          </w:tcPr>
          <w:p>
            <w:pPr>
              <w:spacing w:before="0" w:after="0" w:line="260" w:lineRule="auto"/>
              <w:jc w:val="center"/>
              <w:rPr>
                <w:ins w:id="9311" w:author="Claude" w:date="2026-10-13T00:00:00Z"/>
              </w:rPr>
            </w:pPr>
            <w:ins w:id="9312" w:author="Claude" w:date="2026-10-13T00:00:00Z">
              <w:r>
                <w:rPr>
                  <w:sz w:val="16"/>
                  <w:szCs w:val="16"/>
                </w:rPr>
                <w:t xml:space="preserve">2027年1月〜2027年9月</w:t>
              </w:r>
            </w:ins>
          </w:p>
        </w:tc>
        <w:tc>
          <w:tcPr>
            <w:tcW w:w="1342" w:type="dxa"/>
          </w:tcPr>
          <w:p>
            <w:pPr>
              <w:spacing w:before="0" w:after="0" w:line="260" w:lineRule="auto"/>
              <w:rPr>
                <w:ins w:id="9313" w:author="Claude" w:date="2026-10-13T00:00:00Z"/>
              </w:rPr>
            </w:pPr>
            <w:ins w:id="9314" w:author="Claude" w:date="2026-10-13T00:00:00Z">
              <w:r>
                <w:rPr>
                  <w:sz w:val="16"/>
                  <w:szCs w:val="16"/>
                </w:rPr>
                <w:t xml:space="preserve">人事・教育課程チーム</w:t>
              </w:r>
            </w:ins>
          </w:p>
        </w:tc>
      </w:tr>
      <w:tr>
        <w:trPr>
          <w:cantSplit w:val="1"/>
          <w:ins w:id="9315" w:author="Claude" w:date="2026-10-13T00:00:00Z"/>
        </w:trPr>
        <w:tc>
          <w:tcPr>
            <w:tcW w:w="620" w:type="dxa"/>
          </w:tcPr>
          <w:p>
            <w:pPr>
              <w:spacing w:before="0" w:after="0" w:line="260" w:lineRule="auto"/>
              <w:jc w:val="center"/>
              <w:rPr>
                <w:ins w:id="9316" w:author="Claude" w:date="2026-10-13T00:00:00Z"/>
              </w:rPr>
            </w:pPr>
            <w:ins w:id="9317" w:author="Claude" w:date="2026-10-13T00:00:00Z">
              <w:r>
                <w:rPr>
                  <w:sz w:val="16"/>
                  <w:szCs w:val="16"/>
                </w:rPr>
                <w:t xml:space="preserve">4-3</w:t>
              </w:r>
            </w:ins>
          </w:p>
        </w:tc>
        <w:tc>
          <w:tcPr>
            <w:tcW w:w="3250" w:type="dxa"/>
          </w:tcPr>
          <w:p>
            <w:pPr>
              <w:spacing w:before="0" w:after="0" w:line="260" w:lineRule="auto"/>
              <w:rPr>
                <w:ins w:id="9318" w:author="Claude" w:date="2026-10-13T00:00:00Z"/>
              </w:rPr>
            </w:pPr>
            <w:ins w:id="9319" w:author="Claude" w:date="2026-10-13T00:00:00Z">
              <w:r>
                <w:rPr>
                  <w:sz w:val="16"/>
                  <w:szCs w:val="16"/>
                </w:rPr>
                <w:t xml:space="preserve">B5・シンガクの提供仕様と契約案（担当・稼働・費用・情報共有・代替）</w:t>
              </w:r>
            </w:ins>
          </w:p>
        </w:tc>
        <w:tc>
          <w:tcPr>
            <w:tcW w:w="2700" w:type="dxa"/>
          </w:tcPr>
          <w:p>
            <w:pPr>
              <w:spacing w:before="0" w:after="0" w:line="260" w:lineRule="auto"/>
              <w:rPr>
                <w:ins w:id="9320" w:author="Claude" w:date="2026-10-13T00:00:00Z"/>
              </w:rPr>
            </w:pPr>
            <w:ins w:id="9321" w:author="Claude" w:date="2026-10-13T00:00:00Z">
              <w:r>
                <w:rPr>
                  <w:sz w:val="16"/>
                  <w:szCs w:val="16"/>
                </w:rPr>
                <w:t xml:space="preserve">業務仕様書、契約案</w:t>
              </w:r>
            </w:ins>
          </w:p>
        </w:tc>
        <w:tc>
          <w:tcPr>
            <w:tcW w:w="1500" w:type="dxa"/>
          </w:tcPr>
          <w:p>
            <w:pPr>
              <w:spacing w:before="0" w:after="0" w:line="260" w:lineRule="auto"/>
              <w:jc w:val="center"/>
              <w:rPr>
                <w:ins w:id="9322" w:author="Claude" w:date="2026-10-13T00:00:00Z"/>
              </w:rPr>
            </w:pPr>
            <w:ins w:id="9323" w:author="Claude" w:date="2026-10-13T00:00:00Z">
              <w:r>
                <w:rPr>
                  <w:sz w:val="16"/>
                  <w:szCs w:val="16"/>
                </w:rPr>
                <w:t xml:space="preserve">2027年4月〜2027年12月</w:t>
              </w:r>
            </w:ins>
          </w:p>
        </w:tc>
        <w:tc>
          <w:tcPr>
            <w:tcW w:w="1342" w:type="dxa"/>
          </w:tcPr>
          <w:p>
            <w:pPr>
              <w:spacing w:before="0" w:after="0" w:line="260" w:lineRule="auto"/>
              <w:rPr>
                <w:ins w:id="9324" w:author="Claude" w:date="2026-10-13T00:00:00Z"/>
              </w:rPr>
            </w:pPr>
            <w:ins w:id="9325" w:author="Claude" w:date="2026-10-13T00:00:00Z">
              <w:r>
                <w:rPr>
                  <w:sz w:val="16"/>
                  <w:szCs w:val="16"/>
                </w:rPr>
                <w:t xml:space="preserve">B5・シンガク・法人化準備室</w:t>
              </w:r>
            </w:ins>
          </w:p>
        </w:tc>
      </w:tr>
      <w:tr>
        <w:trPr>
          <w:cantSplit w:val="1"/>
          <w:ins w:id="9326" w:author="Claude" w:date="2026-10-13T00:00:00Z"/>
        </w:trPr>
        <w:tc>
          <w:tcPr>
            <w:tcW w:w="620" w:type="dxa"/>
          </w:tcPr>
          <w:p>
            <w:pPr>
              <w:spacing w:before="0" w:after="0" w:line="260" w:lineRule="auto"/>
              <w:jc w:val="center"/>
              <w:rPr>
                <w:ins w:id="9327" w:author="Claude" w:date="2026-10-13T00:00:00Z"/>
              </w:rPr>
            </w:pPr>
            <w:ins w:id="9328" w:author="Claude" w:date="2026-10-13T00:00:00Z">
              <w:r>
                <w:rPr>
                  <w:sz w:val="16"/>
                  <w:szCs w:val="16"/>
                </w:rPr>
                <w:t xml:space="preserve">4-4</w:t>
              </w:r>
            </w:ins>
          </w:p>
        </w:tc>
        <w:tc>
          <w:tcPr>
            <w:tcW w:w="3250" w:type="dxa"/>
          </w:tcPr>
          <w:p>
            <w:pPr>
              <w:spacing w:before="0" w:after="0" w:line="260" w:lineRule="auto"/>
              <w:rPr>
                <w:ins w:id="9329" w:author="Claude" w:date="2026-10-13T00:00:00Z"/>
              </w:rPr>
            </w:pPr>
            <w:ins w:id="9330" w:author="Claude" w:date="2026-10-13T00:00:00Z">
              <w:r>
                <w:rPr>
                  <w:sz w:val="16"/>
                  <w:szCs w:val="16"/>
                </w:rPr>
                <w:t xml:space="preserve">教職員の採用（常勤教員・非常勤講師・養護教諭・事務職員・SC／SSW）</w:t>
              </w:r>
            </w:ins>
          </w:p>
        </w:tc>
        <w:tc>
          <w:tcPr>
            <w:tcW w:w="2700" w:type="dxa"/>
          </w:tcPr>
          <w:p>
            <w:pPr>
              <w:spacing w:before="0" w:after="0" w:line="260" w:lineRule="auto"/>
              <w:rPr>
                <w:ins w:id="9331" w:author="Claude" w:date="2026-10-13T00:00:00Z"/>
              </w:rPr>
            </w:pPr>
            <w:ins w:id="9332" w:author="Claude" w:date="2026-10-13T00:00:00Z">
              <w:r>
                <w:rPr>
                  <w:sz w:val="16"/>
                  <w:szCs w:val="16"/>
                </w:rPr>
                <w:t xml:space="preserve">採用内定、雇用契約</w:t>
              </w:r>
            </w:ins>
          </w:p>
        </w:tc>
        <w:tc>
          <w:tcPr>
            <w:tcW w:w="1500" w:type="dxa"/>
          </w:tcPr>
          <w:p>
            <w:pPr>
              <w:spacing w:before="0" w:after="0" w:line="260" w:lineRule="auto"/>
              <w:jc w:val="center"/>
              <w:rPr>
                <w:ins w:id="9333" w:author="Claude" w:date="2026-10-13T00:00:00Z"/>
              </w:rPr>
            </w:pPr>
            <w:ins w:id="9334" w:author="Claude" w:date="2026-10-13T00:00:00Z">
              <w:r>
                <w:rPr>
                  <w:sz w:val="16"/>
                  <w:szCs w:val="16"/>
                </w:rPr>
                <w:t xml:space="preserve">2028年4月〜2028年12月</w:t>
              </w:r>
            </w:ins>
          </w:p>
        </w:tc>
        <w:tc>
          <w:tcPr>
            <w:tcW w:w="1342" w:type="dxa"/>
          </w:tcPr>
          <w:p>
            <w:pPr>
              <w:spacing w:before="0" w:after="0" w:line="260" w:lineRule="auto"/>
              <w:rPr>
                <w:ins w:id="9335" w:author="Claude" w:date="2026-10-13T00:00:00Z"/>
              </w:rPr>
            </w:pPr>
            <w:ins w:id="9336" w:author="Claude" w:date="2026-10-13T00:00:00Z">
              <w:r>
                <w:rPr>
                  <w:sz w:val="16"/>
                  <w:szCs w:val="16"/>
                </w:rPr>
                <w:t xml:space="preserve">人事</w:t>
              </w:r>
            </w:ins>
          </w:p>
        </w:tc>
      </w:tr>
      <w:tr>
        <w:trPr>
          <w:cantSplit w:val="1"/>
          <w:ins w:id="9337" w:author="Claude" w:date="2026-10-13T00:00:00Z"/>
        </w:trPr>
        <w:tc>
          <w:tcPr>
            <w:tcW w:w="620" w:type="dxa"/>
          </w:tcPr>
          <w:p>
            <w:pPr>
              <w:spacing w:before="0" w:after="0" w:line="260" w:lineRule="auto"/>
              <w:jc w:val="center"/>
              <w:rPr>
                <w:ins w:id="9338" w:author="Claude" w:date="2026-10-13T00:00:00Z"/>
              </w:rPr>
            </w:pPr>
            <w:ins w:id="9339" w:author="Claude" w:date="2026-10-13T00:00:00Z">
              <w:r>
                <w:rPr>
                  <w:sz w:val="16"/>
                  <w:szCs w:val="16"/>
                </w:rPr>
                <w:t xml:space="preserve">4-5</w:t>
              </w:r>
            </w:ins>
          </w:p>
        </w:tc>
        <w:tc>
          <w:tcPr>
            <w:tcW w:w="3250" w:type="dxa"/>
          </w:tcPr>
          <w:p>
            <w:pPr>
              <w:spacing w:before="0" w:after="0" w:line="260" w:lineRule="auto"/>
              <w:rPr>
                <w:ins w:id="9340" w:author="Claude" w:date="2026-10-13T00:00:00Z"/>
              </w:rPr>
            </w:pPr>
            <w:ins w:id="9341" w:author="Claude" w:date="2026-10-13T00:00:00Z">
              <w:r>
                <w:rPr>
                  <w:sz w:val="16"/>
                  <w:szCs w:val="16"/>
                </w:rPr>
                <w:t xml:space="preserve">研修、ケース会議の体制、欠員時の代替</w:t>
              </w:r>
            </w:ins>
          </w:p>
        </w:tc>
        <w:tc>
          <w:tcPr>
            <w:tcW w:w="2700" w:type="dxa"/>
          </w:tcPr>
          <w:p>
            <w:pPr>
              <w:spacing w:before="0" w:after="0" w:line="260" w:lineRule="auto"/>
              <w:rPr>
                <w:ins w:id="9342" w:author="Claude" w:date="2026-10-13T00:00:00Z"/>
              </w:rPr>
            </w:pPr>
            <w:ins w:id="9343" w:author="Claude" w:date="2026-10-13T00:00:00Z">
              <w:r>
                <w:rPr>
                  <w:sz w:val="16"/>
                  <w:szCs w:val="16"/>
                </w:rPr>
                <w:t xml:space="preserve">研修計画、校務分掌</w:t>
              </w:r>
            </w:ins>
          </w:p>
        </w:tc>
        <w:tc>
          <w:tcPr>
            <w:tcW w:w="1500" w:type="dxa"/>
          </w:tcPr>
          <w:p>
            <w:pPr>
              <w:spacing w:before="0" w:after="0" w:line="260" w:lineRule="auto"/>
              <w:jc w:val="center"/>
              <w:rPr>
                <w:ins w:id="9344" w:author="Claude" w:date="2026-10-13T00:00:00Z"/>
              </w:rPr>
            </w:pPr>
            <w:ins w:id="9345" w:author="Claude" w:date="2026-10-13T00:00:00Z">
              <w:r>
                <w:rPr>
                  <w:sz w:val="16"/>
                  <w:szCs w:val="16"/>
                </w:rPr>
                <w:t xml:space="preserve">2029年1月〜2029年3月</w:t>
              </w:r>
            </w:ins>
          </w:p>
        </w:tc>
        <w:tc>
          <w:tcPr>
            <w:tcW w:w="1342" w:type="dxa"/>
          </w:tcPr>
          <w:p>
            <w:pPr>
              <w:spacing w:before="0" w:after="0" w:line="260" w:lineRule="auto"/>
              <w:rPr>
                <w:ins w:id="9346" w:author="Claude" w:date="2026-10-13T00:00:00Z"/>
              </w:rPr>
            </w:pPr>
            <w:ins w:id="9347" w:author="Claude" w:date="2026-10-13T00:00:00Z">
              <w:r>
                <w:rPr>
                  <w:sz w:val="16"/>
                  <w:szCs w:val="16"/>
                </w:rPr>
                <w:t xml:space="preserve">校長・人事</w:t>
              </w:r>
            </w:ins>
          </w:p>
        </w:tc>
      </w:tr>
      <w:tr>
        <w:trPr>
          <w:cantSplit w:val="1"/>
          <w:ins w:id="9348" w:author="Claude" w:date="2026-10-13T00:00:00Z"/>
        </w:trPr>
        <w:tc>
          <w:tcPr>
            <w:tcW w:w="9412" w:type="dxa"/>
            <w:gridSpan w:val="5"/>
            <w:shd w:val="clear" w:color="auto" w:fill="D9E2F3"/>
          </w:tcPr>
          <w:p>
            <w:pPr>
              <w:spacing w:before="0" w:after="0" w:line="260" w:lineRule="auto"/>
              <w:rPr>
                <w:ins w:id="9349" w:author="Claude" w:date="2026-10-13T00:00:00Z"/>
              </w:rPr>
            </w:pPr>
            <w:ins w:id="9350" w:author="Claude" w:date="2026-10-13T00:00:00Z">
              <w:r>
                <w:rPr>
                  <w:b w:val="1"/>
                  <w:color w:val="1E2761"/>
                  <w:sz w:val="17"/>
                  <w:szCs w:val="17"/>
                </w:rPr>
                <w:t xml:space="preserve">WS5　財務・資金</w:t>
              </w:r>
            </w:ins>
          </w:p>
        </w:tc>
      </w:tr>
      <w:tr>
        <w:trPr>
          <w:cantSplit w:val="1"/>
          <w:ins w:id="9351" w:author="Claude" w:date="2026-10-13T00:00:00Z"/>
        </w:trPr>
        <w:tc>
          <w:tcPr>
            <w:tcW w:w="620" w:type="dxa"/>
          </w:tcPr>
          <w:p>
            <w:pPr>
              <w:spacing w:before="0" w:after="0" w:line="260" w:lineRule="auto"/>
              <w:jc w:val="center"/>
              <w:rPr>
                <w:ins w:id="9352" w:author="Claude" w:date="2026-10-13T00:00:00Z"/>
              </w:rPr>
            </w:pPr>
            <w:ins w:id="9353" w:author="Claude" w:date="2026-10-13T00:00:00Z">
              <w:r>
                <w:rPr>
                  <w:sz w:val="16"/>
                  <w:szCs w:val="16"/>
                </w:rPr>
                <w:t xml:space="preserve">5-1</w:t>
              </w:r>
            </w:ins>
          </w:p>
        </w:tc>
        <w:tc>
          <w:tcPr>
            <w:tcW w:w="3250" w:type="dxa"/>
          </w:tcPr>
          <w:p>
            <w:pPr>
              <w:spacing w:before="0" w:after="0" w:line="260" w:lineRule="auto"/>
              <w:rPr>
                <w:ins w:id="9354" w:author="Claude" w:date="2026-10-13T00:00:00Z"/>
              </w:rPr>
            </w:pPr>
            <w:ins w:id="9355" w:author="Claude" w:date="2026-10-13T00:00:00Z">
              <w:r>
                <w:rPr>
                  <w:sz w:val="16"/>
                  <w:szCs w:val="16"/>
                </w:rPr>
                <w:t xml:space="preserve">対象事業の分離、5年収支・月次資金繰り・感度分析</w:t>
              </w:r>
            </w:ins>
          </w:p>
        </w:tc>
        <w:tc>
          <w:tcPr>
            <w:tcW w:w="2700" w:type="dxa"/>
          </w:tcPr>
          <w:p>
            <w:pPr>
              <w:spacing w:before="0" w:after="0" w:line="260" w:lineRule="auto"/>
              <w:rPr>
                <w:ins w:id="9356" w:author="Claude" w:date="2026-10-13T00:00:00Z"/>
              </w:rPr>
            </w:pPr>
            <w:ins w:id="9357" w:author="Claude" w:date="2026-10-13T00:00:00Z">
              <w:r>
                <w:rPr>
                  <w:sz w:val="16"/>
                  <w:szCs w:val="16"/>
                </w:rPr>
                <w:t xml:space="preserve">5年収支、月次資金繰り、感度分析</w:t>
              </w:r>
            </w:ins>
          </w:p>
        </w:tc>
        <w:tc>
          <w:tcPr>
            <w:tcW w:w="1500" w:type="dxa"/>
          </w:tcPr>
          <w:p>
            <w:pPr>
              <w:spacing w:before="0" w:after="0" w:line="260" w:lineRule="auto"/>
              <w:jc w:val="center"/>
              <w:rPr>
                <w:ins w:id="9358" w:author="Claude" w:date="2026-10-13T00:00:00Z"/>
              </w:rPr>
            </w:pPr>
            <w:ins w:id="9359" w:author="Claude" w:date="2026-10-13T00:00:00Z">
              <w:r>
                <w:rPr>
                  <w:sz w:val="16"/>
                  <w:szCs w:val="16"/>
                </w:rPr>
                <w:t xml:space="preserve">2026年10月〜2027年3月</w:t>
              </w:r>
            </w:ins>
          </w:p>
        </w:tc>
        <w:tc>
          <w:tcPr>
            <w:tcW w:w="1342" w:type="dxa"/>
          </w:tcPr>
          <w:p>
            <w:pPr>
              <w:spacing w:before="0" w:after="0" w:line="260" w:lineRule="auto"/>
              <w:rPr>
                <w:ins w:id="9360" w:author="Claude" w:date="2026-10-13T00:00:00Z"/>
              </w:rPr>
            </w:pPr>
            <w:ins w:id="9361" w:author="Claude" w:date="2026-10-13T00:00:00Z">
              <w:r>
                <w:rPr>
                  <w:sz w:val="16"/>
                  <w:szCs w:val="16"/>
                </w:rPr>
                <w:t xml:space="preserve">財務</w:t>
              </w:r>
            </w:ins>
          </w:p>
        </w:tc>
      </w:tr>
      <w:tr>
        <w:trPr>
          <w:cantSplit w:val="1"/>
          <w:ins w:id="9362" w:author="Claude" w:date="2026-10-13T00:00:00Z"/>
        </w:trPr>
        <w:tc>
          <w:tcPr>
            <w:tcW w:w="620" w:type="dxa"/>
          </w:tcPr>
          <w:p>
            <w:pPr>
              <w:spacing w:before="0" w:after="0" w:line="260" w:lineRule="auto"/>
              <w:jc w:val="center"/>
              <w:rPr>
                <w:ins w:id="9363" w:author="Claude" w:date="2026-10-13T00:00:00Z"/>
              </w:rPr>
            </w:pPr>
            <w:ins w:id="9364" w:author="Claude" w:date="2026-10-13T00:00:00Z">
              <w:r>
                <w:rPr>
                  <w:sz w:val="16"/>
                  <w:szCs w:val="16"/>
                </w:rPr>
                <w:t xml:space="preserve">5-2</w:t>
              </w:r>
            </w:ins>
          </w:p>
        </w:tc>
        <w:tc>
          <w:tcPr>
            <w:tcW w:w="3250" w:type="dxa"/>
          </w:tcPr>
          <w:p>
            <w:pPr>
              <w:spacing w:before="0" w:after="0" w:line="260" w:lineRule="auto"/>
              <w:rPr>
                <w:ins w:id="9365" w:author="Claude" w:date="2026-10-13T00:00:00Z"/>
              </w:rPr>
            </w:pPr>
            <w:ins w:id="9366" w:author="Claude" w:date="2026-10-13T00:00:00Z">
              <w:r>
                <w:rPr>
                  <w:sz w:val="16"/>
                  <w:szCs w:val="16"/>
                </w:rPr>
                <w:t xml:space="preserve">私学助成の対象・算定・入金時期の確認</w:t>
              </w:r>
            </w:ins>
          </w:p>
        </w:tc>
        <w:tc>
          <w:tcPr>
            <w:tcW w:w="2700" w:type="dxa"/>
          </w:tcPr>
          <w:p>
            <w:pPr>
              <w:spacing w:before="0" w:after="0" w:line="260" w:lineRule="auto"/>
              <w:rPr>
                <w:ins w:id="9367" w:author="Claude" w:date="2026-10-13T00:00:00Z"/>
              </w:rPr>
            </w:pPr>
            <w:ins w:id="9368" w:author="Claude" w:date="2026-10-13T00:00:00Z">
              <w:r>
                <w:rPr>
                  <w:sz w:val="16"/>
                  <w:szCs w:val="16"/>
                </w:rPr>
                <w:t xml:space="preserve">府の回答記録</w:t>
              </w:r>
            </w:ins>
          </w:p>
        </w:tc>
        <w:tc>
          <w:tcPr>
            <w:tcW w:w="1500" w:type="dxa"/>
          </w:tcPr>
          <w:p>
            <w:pPr>
              <w:spacing w:before="0" w:after="0" w:line="260" w:lineRule="auto"/>
              <w:jc w:val="center"/>
              <w:rPr>
                <w:ins w:id="9369" w:author="Claude" w:date="2026-10-13T00:00:00Z"/>
              </w:rPr>
            </w:pPr>
            <w:ins w:id="9370" w:author="Claude" w:date="2026-10-13T00:00:00Z">
              <w:r>
                <w:rPr>
                  <w:sz w:val="16"/>
                  <w:szCs w:val="16"/>
                </w:rPr>
                <w:t xml:space="preserve">2026年11月〜2027年6月</w:t>
              </w:r>
            </w:ins>
          </w:p>
        </w:tc>
        <w:tc>
          <w:tcPr>
            <w:tcW w:w="1342" w:type="dxa"/>
          </w:tcPr>
          <w:p>
            <w:pPr>
              <w:spacing w:before="0" w:after="0" w:line="260" w:lineRule="auto"/>
              <w:rPr>
                <w:ins w:id="9371" w:author="Claude" w:date="2026-10-13T00:00:00Z"/>
              </w:rPr>
            </w:pPr>
            <w:ins w:id="9372" w:author="Claude" w:date="2026-10-13T00:00:00Z">
              <w:r>
                <w:rPr>
                  <w:sz w:val="16"/>
                  <w:szCs w:val="16"/>
                </w:rPr>
                <w:t xml:space="preserve">財務・法人化準備室</w:t>
              </w:r>
            </w:ins>
          </w:p>
        </w:tc>
      </w:tr>
      <w:tr>
        <w:trPr>
          <w:cantSplit w:val="1"/>
          <w:ins w:id="9373" w:author="Claude" w:date="2026-10-13T00:00:00Z"/>
        </w:trPr>
        <w:tc>
          <w:tcPr>
            <w:tcW w:w="620" w:type="dxa"/>
          </w:tcPr>
          <w:p>
            <w:pPr>
              <w:spacing w:before="0" w:after="0" w:line="260" w:lineRule="auto"/>
              <w:jc w:val="center"/>
              <w:rPr>
                <w:ins w:id="9374" w:author="Claude" w:date="2026-10-13T00:00:00Z"/>
              </w:rPr>
            </w:pPr>
            <w:ins w:id="9375" w:author="Claude" w:date="2026-10-13T00:00:00Z">
              <w:r>
                <w:rPr>
                  <w:sz w:val="16"/>
                  <w:szCs w:val="16"/>
                </w:rPr>
                <w:t xml:space="preserve">5-3</w:t>
              </w:r>
            </w:ins>
          </w:p>
        </w:tc>
        <w:tc>
          <w:tcPr>
            <w:tcW w:w="3250" w:type="dxa"/>
          </w:tcPr>
          <w:p>
            <w:pPr>
              <w:spacing w:before="0" w:after="0" w:line="260" w:lineRule="auto"/>
              <w:rPr>
                <w:ins w:id="9376" w:author="Claude" w:date="2026-10-13T00:00:00Z"/>
              </w:rPr>
            </w:pPr>
            <w:ins w:id="9377" w:author="Claude" w:date="2026-10-13T00:00:00Z">
              <w:r>
                <w:rPr>
                  <w:sz w:val="16"/>
                  <w:szCs w:val="16"/>
                </w:rPr>
                <w:t xml:space="preserve">寄附・協賛の確約と入金計画、グループ支援の形式・上限・期間の決裁</w:t>
              </w:r>
            </w:ins>
          </w:p>
        </w:tc>
        <w:tc>
          <w:tcPr>
            <w:tcW w:w="2700" w:type="dxa"/>
          </w:tcPr>
          <w:p>
            <w:pPr>
              <w:spacing w:before="0" w:after="0" w:line="260" w:lineRule="auto"/>
              <w:rPr>
                <w:ins w:id="9378" w:author="Claude" w:date="2026-10-13T00:00:00Z"/>
              </w:rPr>
            </w:pPr>
            <w:ins w:id="9379" w:author="Claude" w:date="2026-10-13T00:00:00Z">
              <w:r>
                <w:rPr>
                  <w:sz w:val="16"/>
                  <w:szCs w:val="16"/>
                </w:rPr>
                <w:t xml:space="preserve">寄附確約書、支援決裁</w:t>
              </w:r>
            </w:ins>
          </w:p>
        </w:tc>
        <w:tc>
          <w:tcPr>
            <w:tcW w:w="1500" w:type="dxa"/>
          </w:tcPr>
          <w:p>
            <w:pPr>
              <w:spacing w:before="0" w:after="0" w:line="260" w:lineRule="auto"/>
              <w:jc w:val="center"/>
              <w:rPr>
                <w:ins w:id="9380" w:author="Claude" w:date="2026-10-13T00:00:00Z"/>
              </w:rPr>
            </w:pPr>
            <w:ins w:id="9381" w:author="Claude" w:date="2026-10-13T00:00:00Z">
              <w:r>
                <w:rPr>
                  <w:sz w:val="16"/>
                  <w:szCs w:val="16"/>
                </w:rPr>
                <w:t xml:space="preserve">2027年1月〜2027年9月</w:t>
              </w:r>
            </w:ins>
          </w:p>
        </w:tc>
        <w:tc>
          <w:tcPr>
            <w:tcW w:w="1342" w:type="dxa"/>
          </w:tcPr>
          <w:p>
            <w:pPr>
              <w:spacing w:before="0" w:after="0" w:line="260" w:lineRule="auto"/>
              <w:rPr>
                <w:ins w:id="9382" w:author="Claude" w:date="2026-10-13T00:00:00Z"/>
              </w:rPr>
            </w:pPr>
            <w:ins w:id="9383" w:author="Claude" w:date="2026-10-13T00:00:00Z">
              <w:r>
                <w:rPr>
                  <w:sz w:val="16"/>
                  <w:szCs w:val="16"/>
                </w:rPr>
                <w:t xml:space="preserve">経営層・財務</w:t>
              </w:r>
            </w:ins>
          </w:p>
        </w:tc>
      </w:tr>
      <w:tr>
        <w:trPr>
          <w:cantSplit w:val="1"/>
          <w:ins w:id="9384" w:author="Claude" w:date="2026-10-13T00:00:00Z"/>
        </w:trPr>
        <w:tc>
          <w:tcPr>
            <w:tcW w:w="620" w:type="dxa"/>
          </w:tcPr>
          <w:p>
            <w:pPr>
              <w:spacing w:before="0" w:after="0" w:line="260" w:lineRule="auto"/>
              <w:jc w:val="center"/>
              <w:rPr>
                <w:ins w:id="9385" w:author="Claude" w:date="2026-10-13T00:00:00Z"/>
              </w:rPr>
            </w:pPr>
            <w:ins w:id="9386" w:author="Claude" w:date="2026-10-13T00:00:00Z">
              <w:r>
                <w:rPr>
                  <w:sz w:val="16"/>
                  <w:szCs w:val="16"/>
                </w:rPr>
                <w:t xml:space="preserve">5-4</w:t>
              </w:r>
            </w:ins>
          </w:p>
        </w:tc>
        <w:tc>
          <w:tcPr>
            <w:tcW w:w="3250" w:type="dxa"/>
          </w:tcPr>
          <w:p>
            <w:pPr>
              <w:spacing w:before="0" w:after="0" w:line="260" w:lineRule="auto"/>
              <w:rPr>
                <w:ins w:id="9387" w:author="Claude" w:date="2026-10-13T00:00:00Z"/>
              </w:rPr>
            </w:pPr>
            <w:ins w:id="9388" w:author="Claude" w:date="2026-10-13T00:00:00Z">
              <w:r>
                <w:rPr>
                  <w:sz w:val="16"/>
                  <w:szCs w:val="16"/>
                </w:rPr>
                <w:t xml:space="preserve">設置費・工事費の段階的な支出管理と資金見直し</w:t>
              </w:r>
            </w:ins>
          </w:p>
        </w:tc>
        <w:tc>
          <w:tcPr>
            <w:tcW w:w="2700" w:type="dxa"/>
          </w:tcPr>
          <w:p>
            <w:pPr>
              <w:spacing w:before="0" w:after="0" w:line="260" w:lineRule="auto"/>
              <w:rPr>
                <w:ins w:id="9389" w:author="Claude" w:date="2026-10-13T00:00:00Z"/>
              </w:rPr>
            </w:pPr>
            <w:ins w:id="9390" w:author="Claude" w:date="2026-10-13T00:00:00Z">
              <w:r>
                <w:rPr>
                  <w:sz w:val="16"/>
                  <w:szCs w:val="16"/>
                </w:rPr>
                <w:t xml:space="preserve">月次の支出・資金報告</w:t>
              </w:r>
            </w:ins>
          </w:p>
        </w:tc>
        <w:tc>
          <w:tcPr>
            <w:tcW w:w="1500" w:type="dxa"/>
          </w:tcPr>
          <w:p>
            <w:pPr>
              <w:spacing w:before="0" w:after="0" w:line="260" w:lineRule="auto"/>
              <w:jc w:val="center"/>
              <w:rPr>
                <w:ins w:id="9391" w:author="Claude" w:date="2026-10-13T00:00:00Z"/>
              </w:rPr>
            </w:pPr>
            <w:ins w:id="9392" w:author="Claude" w:date="2026-10-13T00:00:00Z">
              <w:r>
                <w:rPr>
                  <w:sz w:val="16"/>
                  <w:szCs w:val="16"/>
                </w:rPr>
                <w:t xml:space="preserve">2027年7月〜2029年3月</w:t>
              </w:r>
            </w:ins>
          </w:p>
        </w:tc>
        <w:tc>
          <w:tcPr>
            <w:tcW w:w="1342" w:type="dxa"/>
          </w:tcPr>
          <w:p>
            <w:pPr>
              <w:spacing w:before="0" w:after="0" w:line="260" w:lineRule="auto"/>
              <w:rPr>
                <w:ins w:id="9393" w:author="Claude" w:date="2026-10-13T00:00:00Z"/>
              </w:rPr>
            </w:pPr>
            <w:ins w:id="9394" w:author="Claude" w:date="2026-10-13T00:00:00Z">
              <w:r>
                <w:rPr>
                  <w:sz w:val="16"/>
                  <w:szCs w:val="16"/>
                </w:rPr>
                <w:t xml:space="preserve">財務</w:t>
              </w:r>
            </w:ins>
          </w:p>
        </w:tc>
      </w:tr>
      <w:tr>
        <w:trPr>
          <w:cantSplit w:val="1"/>
          <w:ins w:id="9395" w:author="Claude" w:date="2026-10-13T00:00:00Z"/>
        </w:trPr>
        <w:tc>
          <w:tcPr>
            <w:tcW w:w="9412" w:type="dxa"/>
            <w:gridSpan w:val="5"/>
            <w:shd w:val="clear" w:color="auto" w:fill="D9E2F3"/>
          </w:tcPr>
          <w:p>
            <w:pPr>
              <w:spacing w:before="0" w:after="0" w:line="260" w:lineRule="auto"/>
              <w:rPr>
                <w:ins w:id="9396" w:author="Claude" w:date="2026-10-13T00:00:00Z"/>
              </w:rPr>
            </w:pPr>
            <w:ins w:id="9397" w:author="Claude" w:date="2026-10-13T00:00:00Z">
              <w:r>
                <w:rPr>
                  <w:b w:val="1"/>
                  <w:color w:val="1E2761"/>
                  <w:sz w:val="17"/>
                  <w:szCs w:val="17"/>
                </w:rPr>
                <w:t xml:space="preserve">WS6　募集・保護者対応</w:t>
              </w:r>
            </w:ins>
          </w:p>
        </w:tc>
      </w:tr>
      <w:tr>
        <w:trPr>
          <w:cantSplit w:val="1"/>
          <w:ins w:id="9398" w:author="Claude" w:date="2026-10-13T00:00:00Z"/>
        </w:trPr>
        <w:tc>
          <w:tcPr>
            <w:tcW w:w="620" w:type="dxa"/>
          </w:tcPr>
          <w:p>
            <w:pPr>
              <w:spacing w:before="0" w:after="0" w:line="260" w:lineRule="auto"/>
              <w:jc w:val="center"/>
              <w:rPr>
                <w:ins w:id="9399" w:author="Claude" w:date="2026-10-13T00:00:00Z"/>
              </w:rPr>
            </w:pPr>
            <w:ins w:id="9400" w:author="Claude" w:date="2026-10-13T00:00:00Z">
              <w:r>
                <w:rPr>
                  <w:sz w:val="16"/>
                  <w:szCs w:val="16"/>
                </w:rPr>
                <w:t xml:space="preserve">6-1</w:t>
              </w:r>
            </w:ins>
          </w:p>
        </w:tc>
        <w:tc>
          <w:tcPr>
            <w:tcW w:w="3250" w:type="dxa"/>
          </w:tcPr>
          <w:p>
            <w:pPr>
              <w:spacing w:before="0" w:after="0" w:line="260" w:lineRule="auto"/>
              <w:rPr>
                <w:ins w:id="9401" w:author="Claude" w:date="2026-10-13T00:00:00Z"/>
              </w:rPr>
            </w:pPr>
            <w:ins w:id="9402" w:author="Claude" w:date="2026-10-13T00:00:00Z">
              <w:r>
                <w:rPr>
                  <w:sz w:val="16"/>
                  <w:szCs w:val="16"/>
                </w:rPr>
                <w:t xml:space="preserve">需要調査（地域別の問い合わせ→面談→体験→入学意向）</w:t>
              </w:r>
            </w:ins>
          </w:p>
        </w:tc>
        <w:tc>
          <w:tcPr>
            <w:tcW w:w="2700" w:type="dxa"/>
          </w:tcPr>
          <w:p>
            <w:pPr>
              <w:spacing w:before="0" w:after="0" w:line="260" w:lineRule="auto"/>
              <w:rPr>
                <w:ins w:id="9403" w:author="Claude" w:date="2026-10-13T00:00:00Z"/>
              </w:rPr>
            </w:pPr>
            <w:ins w:id="9404" w:author="Claude" w:date="2026-10-13T00:00:00Z">
              <w:r>
                <w:rPr>
                  <w:sz w:val="16"/>
                  <w:szCs w:val="16"/>
                </w:rPr>
                <w:t xml:space="preserve">需要調査報告</w:t>
              </w:r>
            </w:ins>
          </w:p>
        </w:tc>
        <w:tc>
          <w:tcPr>
            <w:tcW w:w="1500" w:type="dxa"/>
          </w:tcPr>
          <w:p>
            <w:pPr>
              <w:spacing w:before="0" w:after="0" w:line="260" w:lineRule="auto"/>
              <w:jc w:val="center"/>
              <w:rPr>
                <w:ins w:id="9405" w:author="Claude" w:date="2026-10-13T00:00:00Z"/>
              </w:rPr>
            </w:pPr>
            <w:ins w:id="9406" w:author="Claude" w:date="2026-10-13T00:00:00Z">
              <w:r>
                <w:rPr>
                  <w:sz w:val="16"/>
                  <w:szCs w:val="16"/>
                </w:rPr>
                <w:t xml:space="preserve">2026年12月〜2027年9月</w:t>
              </w:r>
            </w:ins>
          </w:p>
        </w:tc>
        <w:tc>
          <w:tcPr>
            <w:tcW w:w="1342" w:type="dxa"/>
          </w:tcPr>
          <w:p>
            <w:pPr>
              <w:spacing w:before="0" w:after="0" w:line="260" w:lineRule="auto"/>
              <w:rPr>
                <w:ins w:id="9407" w:author="Claude" w:date="2026-10-13T00:00:00Z"/>
              </w:rPr>
            </w:pPr>
            <w:ins w:id="9408" w:author="Claude" w:date="2026-10-13T00:00:00Z">
              <w:r>
                <w:rPr>
                  <w:sz w:val="16"/>
                  <w:szCs w:val="16"/>
                </w:rPr>
                <w:t xml:space="preserve">募集広報チーム・シンガク</w:t>
              </w:r>
            </w:ins>
          </w:p>
        </w:tc>
      </w:tr>
      <w:tr>
        <w:trPr>
          <w:cantSplit w:val="1"/>
          <w:ins w:id="9409" w:author="Claude" w:date="2026-10-13T00:00:00Z"/>
        </w:trPr>
        <w:tc>
          <w:tcPr>
            <w:tcW w:w="620" w:type="dxa"/>
          </w:tcPr>
          <w:p>
            <w:pPr>
              <w:spacing w:before="0" w:after="0" w:line="260" w:lineRule="auto"/>
              <w:jc w:val="center"/>
              <w:rPr>
                <w:ins w:id="9410" w:author="Claude" w:date="2026-10-13T00:00:00Z"/>
              </w:rPr>
            </w:pPr>
            <w:ins w:id="9411" w:author="Claude" w:date="2026-10-13T00:00:00Z">
              <w:r>
                <w:rPr>
                  <w:sz w:val="16"/>
                  <w:szCs w:val="16"/>
                </w:rPr>
                <w:t xml:space="preserve">6-2</w:t>
              </w:r>
            </w:ins>
          </w:p>
        </w:tc>
        <w:tc>
          <w:tcPr>
            <w:tcW w:w="3250" w:type="dxa"/>
          </w:tcPr>
          <w:p>
            <w:pPr>
              <w:spacing w:before="0" w:after="0" w:line="260" w:lineRule="auto"/>
              <w:rPr>
                <w:ins w:id="9412" w:author="Claude" w:date="2026-10-13T00:00:00Z"/>
              </w:rPr>
            </w:pPr>
            <w:ins w:id="9413" w:author="Claude" w:date="2026-10-13T00:00:00Z">
              <w:r>
                <w:rPr>
                  <w:sz w:val="16"/>
                  <w:szCs w:val="16"/>
                </w:rPr>
                <w:t xml:space="preserve">学費・入学規則・納付・返金規程、未認可段階の説明方法</w:t>
              </w:r>
            </w:ins>
          </w:p>
        </w:tc>
        <w:tc>
          <w:tcPr>
            <w:tcW w:w="2700" w:type="dxa"/>
          </w:tcPr>
          <w:p>
            <w:pPr>
              <w:spacing w:before="0" w:after="0" w:line="260" w:lineRule="auto"/>
              <w:rPr>
                <w:ins w:id="9414" w:author="Claude" w:date="2026-10-13T00:00:00Z"/>
              </w:rPr>
            </w:pPr>
            <w:ins w:id="9415" w:author="Claude" w:date="2026-10-13T00:00:00Z">
              <w:r>
                <w:rPr>
                  <w:sz w:val="16"/>
                  <w:szCs w:val="16"/>
                </w:rPr>
                <w:t xml:space="preserve">入学規則、募集要項案</w:t>
              </w:r>
            </w:ins>
          </w:p>
        </w:tc>
        <w:tc>
          <w:tcPr>
            <w:tcW w:w="1500" w:type="dxa"/>
          </w:tcPr>
          <w:p>
            <w:pPr>
              <w:spacing w:before="0" w:after="0" w:line="260" w:lineRule="auto"/>
              <w:jc w:val="center"/>
              <w:rPr>
                <w:ins w:id="9416" w:author="Claude" w:date="2026-10-13T00:00:00Z"/>
              </w:rPr>
            </w:pPr>
            <w:ins w:id="9417" w:author="Claude" w:date="2026-10-13T00:00:00Z">
              <w:r>
                <w:rPr>
                  <w:sz w:val="16"/>
                  <w:szCs w:val="16"/>
                </w:rPr>
                <w:t xml:space="preserve">2027年10月〜2028年6月</w:t>
              </w:r>
            </w:ins>
          </w:p>
        </w:tc>
        <w:tc>
          <w:tcPr>
            <w:tcW w:w="1342" w:type="dxa"/>
          </w:tcPr>
          <w:p>
            <w:pPr>
              <w:spacing w:before="0" w:after="0" w:line="260" w:lineRule="auto"/>
              <w:rPr>
                <w:ins w:id="9418" w:author="Claude" w:date="2026-10-13T00:00:00Z"/>
              </w:rPr>
            </w:pPr>
            <w:ins w:id="9419" w:author="Claude" w:date="2026-10-13T00:00:00Z">
              <w:r>
                <w:rPr>
                  <w:sz w:val="16"/>
                  <w:szCs w:val="16"/>
                </w:rPr>
                <w:t xml:space="preserve">募集広報チーム・法人化準備室</w:t>
              </w:r>
            </w:ins>
          </w:p>
        </w:tc>
      </w:tr>
      <w:tr>
        <w:trPr>
          <w:cantSplit w:val="1"/>
          <w:ins w:id="9420" w:author="Claude" w:date="2026-10-13T00:00:00Z"/>
        </w:trPr>
        <w:tc>
          <w:tcPr>
            <w:tcW w:w="620" w:type="dxa"/>
          </w:tcPr>
          <w:p>
            <w:pPr>
              <w:spacing w:before="0" w:after="0" w:line="260" w:lineRule="auto"/>
              <w:jc w:val="center"/>
              <w:rPr>
                <w:ins w:id="9421" w:author="Claude" w:date="2026-10-13T00:00:00Z"/>
              </w:rPr>
            </w:pPr>
            <w:ins w:id="9422" w:author="Claude" w:date="2026-10-13T00:00:00Z">
              <w:r>
                <w:rPr>
                  <w:sz w:val="16"/>
                  <w:szCs w:val="16"/>
                </w:rPr>
                <w:t xml:space="preserve">6-3</w:t>
              </w:r>
            </w:ins>
          </w:p>
        </w:tc>
        <w:tc>
          <w:tcPr>
            <w:tcW w:w="3250" w:type="dxa"/>
          </w:tcPr>
          <w:p>
            <w:pPr>
              <w:spacing w:before="0" w:after="0" w:line="260" w:lineRule="auto"/>
              <w:rPr>
                <w:ins w:id="9423" w:author="Claude" w:date="2026-10-13T00:00:00Z"/>
              </w:rPr>
            </w:pPr>
            <w:ins w:id="9424" w:author="Claude" w:date="2026-10-13T00:00:00Z">
              <w:r>
                <w:rPr>
                  <w:sz w:val="16"/>
                  <w:szCs w:val="16"/>
                </w:rPr>
                <w:t xml:space="preserve">説明会・体験会・個別面談</w:t>
              </w:r>
            </w:ins>
          </w:p>
        </w:tc>
        <w:tc>
          <w:tcPr>
            <w:tcW w:w="2700" w:type="dxa"/>
          </w:tcPr>
          <w:p>
            <w:pPr>
              <w:spacing w:before="0" w:after="0" w:line="260" w:lineRule="auto"/>
              <w:rPr>
                <w:ins w:id="9425" w:author="Claude" w:date="2026-10-13T00:00:00Z"/>
              </w:rPr>
            </w:pPr>
            <w:ins w:id="9426" w:author="Claude" w:date="2026-10-13T00:00:00Z">
              <w:r>
                <w:rPr>
                  <w:sz w:val="16"/>
                  <w:szCs w:val="16"/>
                </w:rPr>
                <w:t xml:space="preserve">説明会記録、出願・面談記録</w:t>
              </w:r>
            </w:ins>
          </w:p>
        </w:tc>
        <w:tc>
          <w:tcPr>
            <w:tcW w:w="1500" w:type="dxa"/>
          </w:tcPr>
          <w:p>
            <w:pPr>
              <w:spacing w:before="0" w:after="0" w:line="260" w:lineRule="auto"/>
              <w:jc w:val="center"/>
              <w:rPr>
                <w:ins w:id="9427" w:author="Claude" w:date="2026-10-13T00:00:00Z"/>
              </w:rPr>
            </w:pPr>
            <w:ins w:id="9428" w:author="Claude" w:date="2026-10-13T00:00:00Z">
              <w:r>
                <w:rPr>
                  <w:sz w:val="16"/>
                  <w:szCs w:val="16"/>
                </w:rPr>
                <w:t xml:space="preserve">2028年7月〜2028年12月</w:t>
              </w:r>
            </w:ins>
          </w:p>
        </w:tc>
        <w:tc>
          <w:tcPr>
            <w:tcW w:w="1342" w:type="dxa"/>
          </w:tcPr>
          <w:p>
            <w:pPr>
              <w:spacing w:before="0" w:after="0" w:line="260" w:lineRule="auto"/>
              <w:rPr>
                <w:ins w:id="9429" w:author="Claude" w:date="2026-10-13T00:00:00Z"/>
              </w:rPr>
            </w:pPr>
            <w:ins w:id="9430" w:author="Claude" w:date="2026-10-13T00:00:00Z">
              <w:r>
                <w:rPr>
                  <w:sz w:val="16"/>
                  <w:szCs w:val="16"/>
                </w:rPr>
                <w:t xml:space="preserve">募集広報チーム</w:t>
              </w:r>
            </w:ins>
          </w:p>
        </w:tc>
      </w:tr>
      <w:tr>
        <w:trPr>
          <w:cantSplit w:val="1"/>
          <w:ins w:id="9431" w:author="Claude" w:date="2026-10-13T00:00:00Z"/>
        </w:trPr>
        <w:tc>
          <w:tcPr>
            <w:tcW w:w="620" w:type="dxa"/>
          </w:tcPr>
          <w:p>
            <w:pPr>
              <w:spacing w:before="0" w:after="0" w:line="260" w:lineRule="auto"/>
              <w:jc w:val="center"/>
              <w:rPr>
                <w:ins w:id="9432" w:author="Claude" w:date="2026-10-13T00:00:00Z"/>
              </w:rPr>
            </w:pPr>
            <w:ins w:id="9433" w:author="Claude" w:date="2026-10-13T00:00:00Z">
              <w:r>
                <w:rPr>
                  <w:sz w:val="16"/>
                  <w:szCs w:val="16"/>
                </w:rPr>
                <w:t xml:space="preserve">6-4</w:t>
              </w:r>
            </w:ins>
          </w:p>
        </w:tc>
        <w:tc>
          <w:tcPr>
            <w:tcW w:w="3250" w:type="dxa"/>
          </w:tcPr>
          <w:p>
            <w:pPr>
              <w:spacing w:before="0" w:after="0" w:line="260" w:lineRule="auto"/>
              <w:rPr>
                <w:ins w:id="9434" w:author="Claude" w:date="2026-10-13T00:00:00Z"/>
              </w:rPr>
            </w:pPr>
            <w:ins w:id="9435" w:author="Claude" w:date="2026-10-13T00:00:00Z">
              <w:r>
                <w:rPr>
                  <w:sz w:val="16"/>
                  <w:szCs w:val="16"/>
                </w:rPr>
                <w:t xml:space="preserve">入学者の決定、開校時の転入対応、在籍校との引継ぎ</w:t>
              </w:r>
            </w:ins>
          </w:p>
        </w:tc>
        <w:tc>
          <w:tcPr>
            <w:tcW w:w="2700" w:type="dxa"/>
          </w:tcPr>
          <w:p>
            <w:pPr>
              <w:spacing w:before="0" w:after="0" w:line="260" w:lineRule="auto"/>
              <w:rPr>
                <w:ins w:id="9436" w:author="Claude" w:date="2026-10-13T00:00:00Z"/>
              </w:rPr>
            </w:pPr>
            <w:ins w:id="9437" w:author="Claude" w:date="2026-10-13T00:00:00Z">
              <w:r>
                <w:rPr>
                  <w:sz w:val="16"/>
                  <w:szCs w:val="16"/>
                </w:rPr>
                <w:t xml:space="preserve">入学者名簿、引継ぎ記録</w:t>
              </w:r>
            </w:ins>
          </w:p>
        </w:tc>
        <w:tc>
          <w:tcPr>
            <w:tcW w:w="1500" w:type="dxa"/>
          </w:tcPr>
          <w:p>
            <w:pPr>
              <w:spacing w:before="0" w:after="0" w:line="260" w:lineRule="auto"/>
              <w:jc w:val="center"/>
              <w:rPr>
                <w:ins w:id="9438" w:author="Claude" w:date="2026-10-13T00:00:00Z"/>
              </w:rPr>
            </w:pPr>
            <w:ins w:id="9439" w:author="Claude" w:date="2026-10-13T00:00:00Z">
              <w:r>
                <w:rPr>
                  <w:sz w:val="16"/>
                  <w:szCs w:val="16"/>
                </w:rPr>
                <w:t xml:space="preserve">2029年1月〜2029年3月</w:t>
              </w:r>
            </w:ins>
          </w:p>
        </w:tc>
        <w:tc>
          <w:tcPr>
            <w:tcW w:w="1342" w:type="dxa"/>
          </w:tcPr>
          <w:p>
            <w:pPr>
              <w:spacing w:before="0" w:after="0" w:line="260" w:lineRule="auto"/>
              <w:rPr>
                <w:ins w:id="9440" w:author="Claude" w:date="2026-10-13T00:00:00Z"/>
              </w:rPr>
            </w:pPr>
            <w:ins w:id="9441" w:author="Claude" w:date="2026-10-13T00:00:00Z">
              <w:r>
                <w:rPr>
                  <w:sz w:val="16"/>
                  <w:szCs w:val="16"/>
                </w:rPr>
                <w:t xml:space="preserve">校長・募集広報チーム</w:t>
              </w:r>
            </w:ins>
          </w:p>
        </w:tc>
      </w:tr>
    </w:tbl>
    <w:p>
      <w:pPr>
        <w:spacing w:after="140" w:line="360" w:lineRule="auto"/>
        <w:rPr>
          <w:ins w:id="9442" w:author="Claude" w:date="2026-10-13T00:00:00Z"/>
        </w:rPr>
      </w:pPr>
      <w:ins w:id="9443" w:author="Claude" w:date="2026-10-13T00:00:00Z">
        <w:r>
          <w:rPr>
            <w:color w:val="000000"/>
            <w:rtl w:val="0"/>
          </w:rPr>
          <w:t xml:space="preserve">※期間は目標。1-7〜1-9（寄附行為認可・設置認可）と1-11（指定申請）は、府・文部科学省が示す期限に合わせて前後する。</w:t>
        </w:r>
      </w:ins>
    </w:p>
    <w:p>
      <w:pPr>
        <w:pStyle w:val="Heading2"/>
        <w:spacing w:after="160" w:before="300" w:lineRule="auto"/>
        <w:rPr>
          <w:ins w:id="9444" w:author="Claude" w:date="2026-10-13T00:00:00Z"/>
        </w:rPr>
      </w:pPr>
      <w:ins w:id="9445" w:author="Claude" w:date="2026-10-13T00:00:00Z">
        <w:r>
          <w:rPr>
            <w:b w:val="1"/>
            <w:bCs w:val="1"/>
            <w:color w:val="990011"/>
            <w:rtl w:val="0"/>
          </w:rPr>
          <w:t xml:space="preserve">A.3　日程表（表）</w:t>
        </w:r>
      </w:ins>
    </w:p>
    <w:tbl>
      <w:tblPr>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Pr>
      <w:tblGrid>
        <w:gridCol w:w="1750"/>
        <w:gridCol w:w="1700"/>
        <w:gridCol w:w="4562"/>
        <w:gridCol w:w="1400"/>
      </w:tblGrid>
      <w:tr>
        <w:trPr>
          <w:cantSplit w:val="1"/>
          <w:tblHeader w:val="1"/>
          <w:ins w:id="9446" w:author="Claude" w:date="2026-10-13T00:00:00Z"/>
        </w:trPr>
        <w:tc>
          <w:tcPr>
            <w:tcW w:w="1750" w:type="dxa"/>
            <w:shd w:val="clear" w:color="auto" w:fill="1E2761"/>
          </w:tcPr>
          <w:p>
            <w:pPr>
              <w:spacing w:before="0" w:after="0" w:line="260" w:lineRule="auto"/>
              <w:jc w:val="center"/>
              <w:rPr>
                <w:ins w:id="9447" w:author="Claude" w:date="2026-10-13T00:00:00Z"/>
              </w:rPr>
            </w:pPr>
            <w:ins w:id="9448" w:author="Claude" w:date="2026-10-13T00:00:00Z">
              <w:r>
                <w:rPr>
                  <w:b w:val="1"/>
                  <w:color w:val="FFFFFF"/>
                  <w:sz w:val="16"/>
                  <w:szCs w:val="16"/>
                </w:rPr>
                <w:t xml:space="preserve">時期（目標）</w:t>
              </w:r>
            </w:ins>
          </w:p>
        </w:tc>
        <w:tc>
          <w:tcPr>
            <w:tcW w:w="1700" w:type="dxa"/>
            <w:shd w:val="clear" w:color="auto" w:fill="1E2761"/>
          </w:tcPr>
          <w:p>
            <w:pPr>
              <w:spacing w:before="0" w:after="0" w:line="260" w:lineRule="auto"/>
              <w:jc w:val="center"/>
              <w:rPr>
                <w:ins w:id="9449" w:author="Claude" w:date="2026-10-13T00:00:00Z"/>
              </w:rPr>
            </w:pPr>
            <w:ins w:id="9450" w:author="Claude" w:date="2026-10-13T00:00:00Z">
              <w:r>
                <w:rPr>
                  <w:b w:val="1"/>
                  <w:color w:val="FFFFFF"/>
                  <w:sz w:val="16"/>
                  <w:szCs w:val="16"/>
                </w:rPr>
                <w:t xml:space="preserve">工程</w:t>
              </w:r>
            </w:ins>
          </w:p>
        </w:tc>
        <w:tc>
          <w:tcPr>
            <w:tcW w:w="4562" w:type="dxa"/>
            <w:shd w:val="clear" w:color="auto" w:fill="1E2761"/>
          </w:tcPr>
          <w:p>
            <w:pPr>
              <w:spacing w:before="0" w:after="0" w:line="260" w:lineRule="auto"/>
              <w:jc w:val="center"/>
              <w:rPr>
                <w:ins w:id="9451" w:author="Claude" w:date="2026-10-13T00:00:00Z"/>
              </w:rPr>
            </w:pPr>
            <w:ins w:id="9452" w:author="Claude" w:date="2026-10-13T00:00:00Z">
              <w:r>
                <w:rPr>
                  <w:b w:val="1"/>
                  <w:color w:val="FFFFFF"/>
                  <w:sz w:val="16"/>
                  <w:szCs w:val="16"/>
                </w:rPr>
                <w:t xml:space="preserve">主な内容</w:t>
              </w:r>
            </w:ins>
          </w:p>
        </w:tc>
        <w:tc>
          <w:tcPr>
            <w:tcW w:w="1400" w:type="dxa"/>
            <w:shd w:val="clear" w:color="auto" w:fill="1E2761"/>
          </w:tcPr>
          <w:p>
            <w:pPr>
              <w:spacing w:before="0" w:after="0" w:line="260" w:lineRule="auto"/>
              <w:jc w:val="center"/>
              <w:rPr>
                <w:ins w:id="9453" w:author="Claude" w:date="2026-10-13T00:00:00Z"/>
              </w:rPr>
            </w:pPr>
            <w:ins w:id="9454" w:author="Claude" w:date="2026-10-13T00:00:00Z">
              <w:r>
                <w:rPr>
                  <w:b w:val="1"/>
                  <w:color w:val="FFFFFF"/>
                  <w:sz w:val="16"/>
                  <w:szCs w:val="16"/>
                </w:rPr>
                <w:t xml:space="preserve">判断点</w:t>
              </w:r>
            </w:ins>
          </w:p>
        </w:tc>
      </w:tr>
      <w:tr>
        <w:trPr>
          <w:cantSplit w:val="1"/>
          <w:ins w:id="9455" w:author="Claude" w:date="2026-10-13T00:00:00Z"/>
        </w:trPr>
        <w:tc>
          <w:tcPr>
            <w:tcW w:w="1750" w:type="dxa"/>
          </w:tcPr>
          <w:p>
            <w:pPr>
              <w:spacing w:before="0" w:after="0" w:line="260" w:lineRule="auto"/>
              <w:rPr>
                <w:ins w:id="9456" w:author="Claude" w:date="2026-10-13T00:00:00Z"/>
              </w:rPr>
            </w:pPr>
            <w:ins w:id="9457" w:author="Claude" w:date="2026-10-13T00:00:00Z">
              <w:r>
                <w:rPr>
                  <w:sz w:val="16"/>
                  <w:szCs w:val="16"/>
                </w:rPr>
                <w:t xml:space="preserve">2026年10〜12月</w:t>
              </w:r>
            </w:ins>
          </w:p>
        </w:tc>
        <w:tc>
          <w:tcPr>
            <w:tcW w:w="1700" w:type="dxa"/>
          </w:tcPr>
          <w:p>
            <w:pPr>
              <w:spacing w:before="0" w:after="0" w:line="260" w:lineRule="auto"/>
              <w:rPr>
                <w:ins w:id="9458" w:author="Claude" w:date="2026-10-13T00:00:00Z"/>
              </w:rPr>
            </w:pPr>
            <w:ins w:id="9459" w:author="Claude" w:date="2026-10-13T00:00:00Z">
              <w:r>
                <w:rPr>
                  <w:sz w:val="16"/>
                  <w:szCs w:val="16"/>
                </w:rPr>
                <w:t xml:space="preserve">条件整理・事前相談</w:t>
              </w:r>
            </w:ins>
          </w:p>
        </w:tc>
        <w:tc>
          <w:tcPr>
            <w:tcW w:w="4562" w:type="dxa"/>
          </w:tcPr>
          <w:p>
            <w:pPr>
              <w:spacing w:before="0" w:after="0" w:line="260" w:lineRule="auto"/>
              <w:rPr>
                <w:ins w:id="9460" w:author="Claude" w:date="2026-10-13T00:00:00Z"/>
              </w:rPr>
            </w:pPr>
            <w:ins w:id="9461" w:author="Claude" w:date="2026-10-13T00:00:00Z">
              <w:r>
                <w:rPr>
                  <w:sz w:val="16"/>
                  <w:szCs w:val="16"/>
                </w:rPr>
                <w:t xml:space="preserve">資料間の統一、法人二案、校舎図面、公園利用、教育課程骨子、資金、校長候補、B5・シンガクの提供能力を整理し、京都府・文部科学省と条件・必要資料・期限を確認する。</w:t>
              </w:r>
            </w:ins>
          </w:p>
        </w:tc>
        <w:tc>
          <w:tcPr>
            <w:tcW w:w="1400" w:type="dxa"/>
          </w:tcPr>
          <w:p>
            <w:pPr>
              <w:spacing w:before="0" w:after="0" w:line="260" w:lineRule="auto"/>
              <w:rPr>
                <w:ins w:id="9462" w:author="Claude" w:date="2026-10-13T00:00:00Z"/>
              </w:rPr>
            </w:pPr>
            <w:ins w:id="9463" w:author="Claude" w:date="2026-10-13T00:00:00Z">
              <w:r>
                <w:rPr>
                  <w:sz w:val="16"/>
                  <w:szCs w:val="16"/>
                </w:rPr>
                <w:t xml:space="preserve">—</w:t>
              </w:r>
            </w:ins>
          </w:p>
        </w:tc>
      </w:tr>
      <w:tr>
        <w:trPr>
          <w:cantSplit w:val="1"/>
          <w:ins w:id="9464" w:author="Claude" w:date="2026-10-13T00:00:00Z"/>
        </w:trPr>
        <w:tc>
          <w:tcPr>
            <w:tcW w:w="1750" w:type="dxa"/>
            <w:shd w:val="clear" w:color="auto" w:fill="FCE4E4"/>
          </w:tcPr>
          <w:p>
            <w:pPr>
              <w:spacing w:before="0" w:after="0" w:line="260" w:lineRule="auto"/>
              <w:rPr>
                <w:ins w:id="9465" w:author="Claude" w:date="2026-10-13T00:00:00Z"/>
              </w:rPr>
            </w:pPr>
            <w:ins w:id="9466" w:author="Claude" w:date="2026-10-13T00:00:00Z">
              <w:r>
                <w:rPr>
                  <w:b w:val="1"/>
                  <w:sz w:val="16"/>
                  <w:szCs w:val="16"/>
                </w:rPr>
                <w:t xml:space="preserve">2027年1〜3月</w:t>
              </w:r>
            </w:ins>
          </w:p>
        </w:tc>
        <w:tc>
          <w:tcPr>
            <w:tcW w:w="1700" w:type="dxa"/>
            <w:shd w:val="clear" w:color="auto" w:fill="FCE4E4"/>
          </w:tcPr>
          <w:p>
            <w:pPr>
              <w:spacing w:before="0" w:after="0" w:line="260" w:lineRule="auto"/>
              <w:rPr>
                <w:ins w:id="9467" w:author="Claude" w:date="2026-10-13T00:00:00Z"/>
              </w:rPr>
            </w:pPr>
            <w:ins w:id="9468" w:author="Claude" w:date="2026-10-13T00:00:00Z">
              <w:r>
                <w:rPr>
                  <w:b w:val="1"/>
                  <w:sz w:val="16"/>
                  <w:szCs w:val="16"/>
                </w:rPr>
                <w:t xml:space="preserve">計画継続の判断</w:t>
              </w:r>
            </w:ins>
          </w:p>
        </w:tc>
        <w:tc>
          <w:tcPr>
            <w:tcW w:w="4562" w:type="dxa"/>
            <w:shd w:val="clear" w:color="auto" w:fill="FCE4E4"/>
          </w:tcPr>
          <w:p>
            <w:pPr>
              <w:spacing w:before="0" w:after="0" w:line="260" w:lineRule="auto"/>
              <w:rPr>
                <w:ins w:id="9469" w:author="Claude" w:date="2026-10-13T00:00:00Z"/>
              </w:rPr>
            </w:pPr>
            <w:ins w:id="9470" w:author="Claude" w:date="2026-10-13T00:00:00Z">
              <w:r>
                <w:rPr>
                  <w:sz w:val="16"/>
                  <w:szCs w:val="16"/>
                </w:rPr>
                <w:t xml:space="preserve">施設の必要条件と対応策、資金調達の裏付け、対象生徒と教育課程、人員確保の方法、2029年4月に間に合う行政・建設工程を確認する。</w:t>
              </w:r>
            </w:ins>
          </w:p>
        </w:tc>
        <w:tc>
          <w:tcPr>
            <w:tcW w:w="1400" w:type="dxa"/>
            <w:shd w:val="clear" w:color="auto" w:fill="FCE4E4"/>
          </w:tcPr>
          <w:p>
            <w:pPr>
              <w:spacing w:before="0" w:after="0" w:line="260" w:lineRule="auto"/>
              <w:rPr>
                <w:ins w:id="9471" w:author="Claude" w:date="2026-10-13T00:00:00Z"/>
              </w:rPr>
            </w:pPr>
            <w:ins w:id="9472" w:author="Claude" w:date="2026-10-13T00:00:00Z">
              <w:r>
                <w:rPr>
                  <w:color w:val="990011"/>
                  <w:sz w:val="16"/>
                  <w:szCs w:val="16"/>
                </w:rPr>
                <w:t xml:space="preserve">判断点①（法人ルートの決裁を含む）</w:t>
              </w:r>
            </w:ins>
          </w:p>
        </w:tc>
      </w:tr>
      <w:tr>
        <w:trPr>
          <w:cantSplit w:val="1"/>
          <w:ins w:id="9473" w:author="Claude" w:date="2026-10-13T00:00:00Z"/>
        </w:trPr>
        <w:tc>
          <w:tcPr>
            <w:tcW w:w="1750" w:type="dxa"/>
            <w:shd w:val="clear" w:color="auto" w:fill="FCE4E4"/>
          </w:tcPr>
          <w:p>
            <w:pPr>
              <w:spacing w:before="0" w:after="0" w:line="260" w:lineRule="auto"/>
              <w:rPr>
                <w:ins w:id="9474" w:author="Claude" w:date="2026-10-13T00:00:00Z"/>
              </w:rPr>
            </w:pPr>
            <w:ins w:id="9475" w:author="Claude" w:date="2026-10-13T00:00:00Z">
              <w:r>
                <w:rPr>
                  <w:b w:val="1"/>
                  <w:sz w:val="16"/>
                  <w:szCs w:val="16"/>
                </w:rPr>
                <w:t xml:space="preserve">2027年4〜6月</w:t>
              </w:r>
            </w:ins>
          </w:p>
        </w:tc>
        <w:tc>
          <w:tcPr>
            <w:tcW w:w="1700" w:type="dxa"/>
            <w:shd w:val="clear" w:color="auto" w:fill="FCE4E4"/>
          </w:tcPr>
          <w:p>
            <w:pPr>
              <w:spacing w:before="0" w:after="0" w:line="260" w:lineRule="auto"/>
              <w:rPr>
                <w:ins w:id="9476" w:author="Claude" w:date="2026-10-13T00:00:00Z"/>
              </w:rPr>
            </w:pPr>
            <w:ins w:id="9477" w:author="Claude" w:date="2026-10-13T00:00:00Z">
              <w:r>
                <w:rPr>
                  <w:b w:val="1"/>
                  <w:sz w:val="16"/>
                  <w:szCs w:val="16"/>
                </w:rPr>
                <w:t xml:space="preserve">契約・工事の判断</w:t>
              </w:r>
            </w:ins>
          </w:p>
        </w:tc>
        <w:tc>
          <w:tcPr>
            <w:tcW w:w="4562" w:type="dxa"/>
            <w:shd w:val="clear" w:color="auto" w:fill="FCE4E4"/>
          </w:tcPr>
          <w:p>
            <w:pPr>
              <w:spacing w:before="0" w:after="0" w:line="260" w:lineRule="auto"/>
              <w:rPr>
                <w:ins w:id="9478" w:author="Claude" w:date="2026-10-13T00:00:00Z"/>
              </w:rPr>
            </w:pPr>
            <w:ins w:id="9479" w:author="Claude" w:date="2026-10-13T00:00:00Z">
              <w:r>
                <w:rPr>
                  <w:sz w:val="16"/>
                  <w:szCs w:val="16"/>
                </w:rPr>
                <w:t xml:space="preserve">詳細設計、契約、見積り、資金決裁、行政協議の記録、認可未了時の損失・解除・変更条件を確認する。</w:t>
              </w:r>
            </w:ins>
          </w:p>
        </w:tc>
        <w:tc>
          <w:tcPr>
            <w:tcW w:w="1400" w:type="dxa"/>
            <w:shd w:val="clear" w:color="auto" w:fill="FCE4E4"/>
          </w:tcPr>
          <w:p>
            <w:pPr>
              <w:spacing w:before="0" w:after="0" w:line="260" w:lineRule="auto"/>
              <w:rPr>
                <w:ins w:id="9480" w:author="Claude" w:date="2026-10-13T00:00:00Z"/>
              </w:rPr>
            </w:pPr>
            <w:ins w:id="9481" w:author="Claude" w:date="2026-10-13T00:00:00Z">
              <w:r>
                <w:rPr>
                  <w:color w:val="990011"/>
                  <w:sz w:val="16"/>
                  <w:szCs w:val="16"/>
                </w:rPr>
                <w:t xml:space="preserve">判断点②</w:t>
              </w:r>
            </w:ins>
          </w:p>
        </w:tc>
      </w:tr>
      <w:tr>
        <w:trPr>
          <w:cantSplit w:val="1"/>
          <w:ins w:id="9482" w:author="Claude" w:date="2026-10-13T00:00:00Z"/>
        </w:trPr>
        <w:tc>
          <w:tcPr>
            <w:tcW w:w="1750" w:type="dxa"/>
          </w:tcPr>
          <w:p>
            <w:pPr>
              <w:spacing w:before="0" w:after="0" w:line="260" w:lineRule="auto"/>
              <w:rPr>
                <w:ins w:id="9483" w:author="Claude" w:date="2026-10-13T00:00:00Z"/>
              </w:rPr>
            </w:pPr>
            <w:ins w:id="9484" w:author="Claude" w:date="2026-10-13T00:00:00Z">
              <w:r>
                <w:rPr>
                  <w:sz w:val="16"/>
                  <w:szCs w:val="16"/>
                </w:rPr>
                <w:t xml:space="preserve">2027年7月〜2028年2月</w:t>
              </w:r>
            </w:ins>
          </w:p>
        </w:tc>
        <w:tc>
          <w:tcPr>
            <w:tcW w:w="1700" w:type="dxa"/>
          </w:tcPr>
          <w:p>
            <w:pPr>
              <w:spacing w:before="0" w:after="0" w:line="260" w:lineRule="auto"/>
              <w:rPr>
                <w:ins w:id="9485" w:author="Claude" w:date="2026-10-13T00:00:00Z"/>
              </w:rPr>
            </w:pPr>
            <w:ins w:id="9486" w:author="Claude" w:date="2026-10-13T00:00:00Z">
              <w:r>
                <w:rPr>
                  <w:sz w:val="16"/>
                  <w:szCs w:val="16"/>
                </w:rPr>
                <w:t xml:space="preserve">計画・申請・工事・採用準備</w:t>
              </w:r>
            </w:ins>
          </w:p>
        </w:tc>
        <w:tc>
          <w:tcPr>
            <w:tcW w:w="4562" w:type="dxa"/>
          </w:tcPr>
          <w:p>
            <w:pPr>
              <w:spacing w:before="0" w:after="0" w:line="260" w:lineRule="auto"/>
              <w:rPr>
                <w:ins w:id="9487" w:author="Claude" w:date="2026-10-13T00:00:00Z"/>
              </w:rPr>
            </w:pPr>
            <w:ins w:id="9488" w:author="Claude" w:date="2026-10-13T00:00:00Z">
              <w:r>
                <w:rPr>
                  <w:sz w:val="16"/>
                  <w:szCs w:val="16"/>
                </w:rPr>
                <w:t xml:space="preserve">府所定の期限に合わせ、寄附行為、設置計画、教育課程、勤務、人員、収支、施設を整えて申請・補正する。文部科学省の指定準備を並行する。</w:t>
              </w:r>
            </w:ins>
          </w:p>
        </w:tc>
        <w:tc>
          <w:tcPr>
            <w:tcW w:w="1400" w:type="dxa"/>
          </w:tcPr>
          <w:p>
            <w:pPr>
              <w:spacing w:before="0" w:after="0" w:line="260" w:lineRule="auto"/>
              <w:rPr>
                <w:ins w:id="9489" w:author="Claude" w:date="2026-10-13T00:00:00Z"/>
              </w:rPr>
            </w:pPr>
            <w:ins w:id="9490" w:author="Claude" w:date="2026-10-13T00:00:00Z">
              <w:r>
                <w:rPr>
                  <w:sz w:val="16"/>
                  <w:szCs w:val="16"/>
                </w:rPr>
                <w:t xml:space="preserve">—</w:t>
              </w:r>
            </w:ins>
          </w:p>
        </w:tc>
      </w:tr>
      <w:tr>
        <w:trPr>
          <w:cantSplit w:val="1"/>
          <w:ins w:id="9491" w:author="Claude" w:date="2026-10-13T00:00:00Z"/>
        </w:trPr>
        <w:tc>
          <w:tcPr>
            <w:tcW w:w="1750" w:type="dxa"/>
            <w:shd w:val="clear" w:color="auto" w:fill="FCE4E4"/>
          </w:tcPr>
          <w:p>
            <w:pPr>
              <w:spacing w:before="0" w:after="0" w:line="260" w:lineRule="auto"/>
              <w:rPr>
                <w:ins w:id="9492" w:author="Claude" w:date="2026-10-13T00:00:00Z"/>
              </w:rPr>
            </w:pPr>
            <w:ins w:id="9493" w:author="Claude" w:date="2026-10-13T00:00:00Z">
              <w:r>
                <w:rPr>
                  <w:b w:val="1"/>
                  <w:sz w:val="16"/>
                  <w:szCs w:val="16"/>
                </w:rPr>
                <w:t xml:space="preserve">2028年3月</w:t>
              </w:r>
            </w:ins>
          </w:p>
        </w:tc>
        <w:tc>
          <w:tcPr>
            <w:tcW w:w="1700" w:type="dxa"/>
            <w:shd w:val="clear" w:color="auto" w:fill="FCE4E4"/>
          </w:tcPr>
          <w:p>
            <w:pPr>
              <w:spacing w:before="0" w:after="0" w:line="260" w:lineRule="auto"/>
              <w:rPr>
                <w:ins w:id="9494" w:author="Claude" w:date="2026-10-13T00:00:00Z"/>
              </w:rPr>
            </w:pPr>
            <w:ins w:id="9495" w:author="Claude" w:date="2026-10-13T00:00:00Z">
              <w:r>
                <w:rPr>
                  <w:b w:val="1"/>
                  <w:sz w:val="16"/>
                  <w:szCs w:val="16"/>
                </w:rPr>
                <w:t xml:space="preserve">開校時期の判断</w:t>
              </w:r>
            </w:ins>
          </w:p>
        </w:tc>
        <w:tc>
          <w:tcPr>
            <w:tcW w:w="4562" w:type="dxa"/>
            <w:shd w:val="clear" w:color="auto" w:fill="FCE4E4"/>
          </w:tcPr>
          <w:p>
            <w:pPr>
              <w:spacing w:before="0" w:after="0" w:line="260" w:lineRule="auto"/>
              <w:rPr>
                <w:ins w:id="9496" w:author="Claude" w:date="2026-10-13T00:00:00Z"/>
              </w:rPr>
            </w:pPr>
            <w:ins w:id="9497" w:author="Claude" w:date="2026-10-13T00:00:00Z">
              <w:r>
                <w:rPr>
                  <w:sz w:val="16"/>
                  <w:szCs w:val="16"/>
                </w:rPr>
                <w:t xml:space="preserve">認可・指定、竣工、資金、人員、需要の進捗を確認し、併設事業が遅れた場合の代替案を検証する。</w:t>
              </w:r>
            </w:ins>
          </w:p>
        </w:tc>
        <w:tc>
          <w:tcPr>
            <w:tcW w:w="1400" w:type="dxa"/>
            <w:shd w:val="clear" w:color="auto" w:fill="FCE4E4"/>
          </w:tcPr>
          <w:p>
            <w:pPr>
              <w:spacing w:before="0" w:after="0" w:line="260" w:lineRule="auto"/>
              <w:rPr>
                <w:ins w:id="9498" w:author="Claude" w:date="2026-10-13T00:00:00Z"/>
              </w:rPr>
            </w:pPr>
            <w:ins w:id="9499" w:author="Claude" w:date="2026-10-13T00:00:00Z">
              <w:r>
                <w:rPr>
                  <w:color w:val="990011"/>
                  <w:sz w:val="16"/>
                  <w:szCs w:val="16"/>
                </w:rPr>
                <w:t xml:space="preserve">判断点③</w:t>
              </w:r>
            </w:ins>
          </w:p>
        </w:tc>
      </w:tr>
      <w:tr>
        <w:trPr>
          <w:cantSplit w:val="1"/>
          <w:ins w:id="9500" w:author="Claude" w:date="2026-10-13T00:00:00Z"/>
        </w:trPr>
        <w:tc>
          <w:tcPr>
            <w:tcW w:w="1750" w:type="dxa"/>
            <w:shd w:val="clear" w:color="auto" w:fill="FCE4E4"/>
          </w:tcPr>
          <w:p>
            <w:pPr>
              <w:spacing w:before="0" w:after="0" w:line="260" w:lineRule="auto"/>
              <w:rPr>
                <w:ins w:id="9501" w:author="Claude" w:date="2026-10-13T00:00:00Z"/>
              </w:rPr>
            </w:pPr>
            <w:ins w:id="9502" w:author="Claude" w:date="2026-10-13T00:00:00Z">
              <w:r>
                <w:rPr>
                  <w:b w:val="1"/>
                  <w:sz w:val="16"/>
                  <w:szCs w:val="16"/>
                </w:rPr>
                <w:t xml:space="preserve">2028年4〜6月</w:t>
              </w:r>
            </w:ins>
          </w:p>
        </w:tc>
        <w:tc>
          <w:tcPr>
            <w:tcW w:w="1700" w:type="dxa"/>
            <w:shd w:val="clear" w:color="auto" w:fill="FCE4E4"/>
          </w:tcPr>
          <w:p>
            <w:pPr>
              <w:spacing w:before="0" w:after="0" w:line="260" w:lineRule="auto"/>
              <w:rPr>
                <w:ins w:id="9503" w:author="Claude" w:date="2026-10-13T00:00:00Z"/>
              </w:rPr>
            </w:pPr>
            <w:ins w:id="9504" w:author="Claude" w:date="2026-10-13T00:00:00Z">
              <w:r>
                <w:rPr>
                  <w:b w:val="1"/>
                  <w:sz w:val="16"/>
                  <w:szCs w:val="16"/>
                </w:rPr>
                <w:t xml:space="preserve">募集の判断</w:t>
              </w:r>
            </w:ins>
          </w:p>
        </w:tc>
        <w:tc>
          <w:tcPr>
            <w:tcW w:w="4562" w:type="dxa"/>
            <w:shd w:val="clear" w:color="auto" w:fill="FCE4E4"/>
          </w:tcPr>
          <w:p>
            <w:pPr>
              <w:spacing w:before="0" w:after="0" w:line="260" w:lineRule="auto"/>
              <w:rPr>
                <w:ins w:id="9505" w:author="Claude" w:date="2026-10-13T00:00:00Z"/>
              </w:rPr>
            </w:pPr>
            <w:ins w:id="9506" w:author="Claude" w:date="2026-10-13T00:00:00Z">
              <w:r>
                <w:rPr>
                  <w:sz w:val="16"/>
                  <w:szCs w:val="16"/>
                </w:rPr>
                <w:t xml:space="preserve">府が認める募集段階を確認し、学費、入学規則、未認可段階の説明、納付・返金、支援・採用体制を決める。</w:t>
              </w:r>
            </w:ins>
          </w:p>
        </w:tc>
        <w:tc>
          <w:tcPr>
            <w:tcW w:w="1400" w:type="dxa"/>
            <w:shd w:val="clear" w:color="auto" w:fill="FCE4E4"/>
          </w:tcPr>
          <w:p>
            <w:pPr>
              <w:spacing w:before="0" w:after="0" w:line="260" w:lineRule="auto"/>
              <w:rPr>
                <w:ins w:id="9507" w:author="Claude" w:date="2026-10-13T00:00:00Z"/>
              </w:rPr>
            </w:pPr>
            <w:ins w:id="9508" w:author="Claude" w:date="2026-10-13T00:00:00Z">
              <w:r>
                <w:rPr>
                  <w:color w:val="990011"/>
                  <w:sz w:val="16"/>
                  <w:szCs w:val="16"/>
                </w:rPr>
                <w:t xml:space="preserve">判断点④</w:t>
              </w:r>
            </w:ins>
          </w:p>
        </w:tc>
      </w:tr>
      <w:tr>
        <w:trPr>
          <w:cantSplit w:val="1"/>
          <w:ins w:id="9509" w:author="Claude" w:date="2026-10-13T00:00:00Z"/>
        </w:trPr>
        <w:tc>
          <w:tcPr>
            <w:tcW w:w="1750" w:type="dxa"/>
          </w:tcPr>
          <w:p>
            <w:pPr>
              <w:spacing w:before="0" w:after="0" w:line="260" w:lineRule="auto"/>
              <w:rPr>
                <w:ins w:id="9510" w:author="Claude" w:date="2026-10-13T00:00:00Z"/>
              </w:rPr>
            </w:pPr>
            <w:ins w:id="9511" w:author="Claude" w:date="2026-10-13T00:00:00Z">
              <w:r>
                <w:rPr>
                  <w:sz w:val="16"/>
                  <w:szCs w:val="16"/>
                </w:rPr>
                <w:t xml:space="preserve">2028年7〜12月</w:t>
              </w:r>
            </w:ins>
          </w:p>
        </w:tc>
        <w:tc>
          <w:tcPr>
            <w:tcW w:w="1700" w:type="dxa"/>
          </w:tcPr>
          <w:p>
            <w:pPr>
              <w:spacing w:before="0" w:after="0" w:line="260" w:lineRule="auto"/>
              <w:rPr>
                <w:ins w:id="9512" w:author="Claude" w:date="2026-10-13T00:00:00Z"/>
              </w:rPr>
            </w:pPr>
            <w:ins w:id="9513" w:author="Claude" w:date="2026-10-13T00:00:00Z">
              <w:r>
                <w:rPr>
                  <w:sz w:val="16"/>
                  <w:szCs w:val="16"/>
                </w:rPr>
                <w:t xml:space="preserve">募集・運営準備</w:t>
              </w:r>
            </w:ins>
          </w:p>
        </w:tc>
        <w:tc>
          <w:tcPr>
            <w:tcW w:w="4562" w:type="dxa"/>
          </w:tcPr>
          <w:p>
            <w:pPr>
              <w:spacing w:before="0" w:after="0" w:line="260" w:lineRule="auto"/>
              <w:rPr>
                <w:ins w:id="9514" w:author="Claude" w:date="2026-10-13T00:00:00Z"/>
              </w:rPr>
            </w:pPr>
            <w:ins w:id="9515" w:author="Claude" w:date="2026-10-13T00:00:00Z">
              <w:r>
                <w:rPr>
                  <w:sz w:val="16"/>
                  <w:szCs w:val="16"/>
                </w:rPr>
                <w:t xml:space="preserve">条件が整い次第、説明会・面談・採用・整備を進め、応募状況に応じて資金と配置を見直す。指定申請を行う。</w:t>
              </w:r>
            </w:ins>
          </w:p>
        </w:tc>
        <w:tc>
          <w:tcPr>
            <w:tcW w:w="1400" w:type="dxa"/>
          </w:tcPr>
          <w:p>
            <w:pPr>
              <w:spacing w:before="0" w:after="0" w:line="260" w:lineRule="auto"/>
              <w:rPr>
                <w:ins w:id="9516" w:author="Claude" w:date="2026-10-13T00:00:00Z"/>
              </w:rPr>
            </w:pPr>
            <w:ins w:id="9517" w:author="Claude" w:date="2026-10-13T00:00:00Z">
              <w:r>
                <w:rPr>
                  <w:sz w:val="16"/>
                  <w:szCs w:val="16"/>
                </w:rPr>
                <w:t xml:space="preserve">—</w:t>
              </w:r>
            </w:ins>
          </w:p>
        </w:tc>
      </w:tr>
      <w:tr>
        <w:trPr>
          <w:cantSplit w:val="1"/>
          <w:ins w:id="9518" w:author="Claude" w:date="2026-10-13T00:00:00Z"/>
        </w:trPr>
        <w:tc>
          <w:tcPr>
            <w:tcW w:w="1750" w:type="dxa"/>
            <w:shd w:val="clear" w:color="auto" w:fill="FCE4E4"/>
          </w:tcPr>
          <w:p>
            <w:pPr>
              <w:spacing w:before="0" w:after="0" w:line="260" w:lineRule="auto"/>
              <w:rPr>
                <w:ins w:id="9519" w:author="Claude" w:date="2026-10-13T00:00:00Z"/>
              </w:rPr>
            </w:pPr>
            <w:ins w:id="9520" w:author="Claude" w:date="2026-10-13T00:00:00Z">
              <w:r>
                <w:rPr>
                  <w:b w:val="1"/>
                  <w:sz w:val="16"/>
                  <w:szCs w:val="16"/>
                </w:rPr>
                <w:t xml:space="preserve">2029年1〜3月</w:t>
              </w:r>
            </w:ins>
          </w:p>
        </w:tc>
        <w:tc>
          <w:tcPr>
            <w:tcW w:w="1700" w:type="dxa"/>
            <w:shd w:val="clear" w:color="auto" w:fill="FCE4E4"/>
          </w:tcPr>
          <w:p>
            <w:pPr>
              <w:spacing w:before="0" w:after="0" w:line="260" w:lineRule="auto"/>
              <w:rPr>
                <w:ins w:id="9521" w:author="Claude" w:date="2026-10-13T00:00:00Z"/>
              </w:rPr>
            </w:pPr>
            <w:ins w:id="9522" w:author="Claude" w:date="2026-10-13T00:00:00Z">
              <w:r>
                <w:rPr>
                  <w:b w:val="1"/>
                  <w:sz w:val="16"/>
                  <w:szCs w:val="16"/>
                </w:rPr>
                <w:t xml:space="preserve">開校の判断</w:t>
              </w:r>
            </w:ins>
          </w:p>
        </w:tc>
        <w:tc>
          <w:tcPr>
            <w:tcW w:w="4562" w:type="dxa"/>
            <w:shd w:val="clear" w:color="auto" w:fill="FCE4E4"/>
          </w:tcPr>
          <w:p>
            <w:pPr>
              <w:spacing w:before="0" w:after="0" w:line="260" w:lineRule="auto"/>
              <w:rPr>
                <w:ins w:id="9523" w:author="Claude" w:date="2026-10-13T00:00:00Z"/>
              </w:rPr>
            </w:pPr>
            <w:ins w:id="9524" w:author="Claude" w:date="2026-10-13T00:00:00Z">
              <w:r>
                <w:rPr>
                  <w:sz w:val="16"/>
                  <w:szCs w:val="16"/>
                </w:rPr>
                <w:t xml:space="preserve">認可・指定、建物・消防、資格・雇用、入学・転入、研修、個別支援、安全・校務・資金を確認する。</w:t>
              </w:r>
            </w:ins>
          </w:p>
        </w:tc>
        <w:tc>
          <w:tcPr>
            <w:tcW w:w="1400" w:type="dxa"/>
            <w:shd w:val="clear" w:color="auto" w:fill="FCE4E4"/>
          </w:tcPr>
          <w:p>
            <w:pPr>
              <w:spacing w:before="0" w:after="0" w:line="260" w:lineRule="auto"/>
              <w:rPr>
                <w:ins w:id="9525" w:author="Claude" w:date="2026-10-13T00:00:00Z"/>
              </w:rPr>
            </w:pPr>
            <w:ins w:id="9526" w:author="Claude" w:date="2026-10-13T00:00:00Z">
              <w:r>
                <w:rPr>
                  <w:color w:val="990011"/>
                  <w:sz w:val="16"/>
                  <w:szCs w:val="16"/>
                </w:rPr>
                <w:t xml:space="preserve">判断点⑤</w:t>
              </w:r>
            </w:ins>
          </w:p>
        </w:tc>
      </w:tr>
      <w:tr>
        <w:trPr>
          <w:cantSplit w:val="1"/>
          <w:ins w:id="9527" w:author="Claude" w:date="2026-10-13T00:00:00Z"/>
        </w:trPr>
        <w:tc>
          <w:tcPr>
            <w:tcW w:w="1750" w:type="dxa"/>
          </w:tcPr>
          <w:p>
            <w:pPr>
              <w:spacing w:before="0" w:after="0" w:line="260" w:lineRule="auto"/>
              <w:rPr>
                <w:ins w:id="9528" w:author="Claude" w:date="2026-10-13T00:00:00Z"/>
              </w:rPr>
            </w:pPr>
            <w:ins w:id="9529" w:author="Claude" w:date="2026-10-13T00:00:00Z">
              <w:r>
                <w:rPr>
                  <w:sz w:val="16"/>
                  <w:szCs w:val="16"/>
                </w:rPr>
                <w:t xml:space="preserve">2029年4月</w:t>
              </w:r>
            </w:ins>
          </w:p>
        </w:tc>
        <w:tc>
          <w:tcPr>
            <w:tcW w:w="1700" w:type="dxa"/>
          </w:tcPr>
          <w:p>
            <w:pPr>
              <w:spacing w:before="0" w:after="0" w:line="260" w:lineRule="auto"/>
              <w:rPr>
                <w:ins w:id="9530" w:author="Claude" w:date="2026-10-13T00:00:00Z"/>
              </w:rPr>
            </w:pPr>
            <w:ins w:id="9531" w:author="Claude" w:date="2026-10-13T00:00:00Z">
              <w:r>
                <w:rPr>
                  <w:sz w:val="16"/>
                  <w:szCs w:val="16"/>
                </w:rPr>
                <w:t xml:space="preserve">開校（目標）</w:t>
              </w:r>
            </w:ins>
          </w:p>
        </w:tc>
        <w:tc>
          <w:tcPr>
            <w:tcW w:w="4562" w:type="dxa"/>
          </w:tcPr>
          <w:p>
            <w:pPr>
              <w:spacing w:before="0" w:after="0" w:line="260" w:lineRule="auto"/>
              <w:rPr>
                <w:ins w:id="9532" w:author="Claude" w:date="2026-10-13T00:00:00Z"/>
              </w:rPr>
            </w:pPr>
            <w:ins w:id="9533" w:author="Claude" w:date="2026-10-13T00:00:00Z">
              <w:r>
                <w:rPr>
                  <w:sz w:val="16"/>
                  <w:szCs w:val="16"/>
                </w:rPr>
                <w:t xml:space="preserve">学びの多様化学校の開校。併設事業は同時稼働を目指す。</w:t>
              </w:r>
            </w:ins>
          </w:p>
        </w:tc>
        <w:tc>
          <w:tcPr>
            <w:tcW w:w="1400" w:type="dxa"/>
          </w:tcPr>
          <w:p>
            <w:pPr>
              <w:spacing w:before="0" w:after="0" w:line="260" w:lineRule="auto"/>
              <w:rPr>
                <w:ins w:id="9534" w:author="Claude" w:date="2026-10-13T00:00:00Z"/>
              </w:rPr>
            </w:pPr>
            <w:ins w:id="9535" w:author="Claude" w:date="2026-10-13T00:00:00Z">
              <w:r>
                <w:rPr>
                  <w:sz w:val="16"/>
                  <w:szCs w:val="16"/>
                </w:rPr>
                <w:t xml:space="preserve">—</w:t>
              </w:r>
            </w:ins>
          </w:p>
        </w:tc>
      </w:tr>
    </w:tbl>
    <w:p>
      <w:pPr>
        <w:spacing w:after="140" w:line="360" w:lineRule="auto"/>
        <w:rPr>
          <w:ins w:id="9536" w:author="Claude" w:date="2026-10-13T00:00:00Z"/>
        </w:rPr>
      </w:pPr>
      <w:ins w:id="9537" w:author="Claude" w:date="2026-10-13T00:00:00Z">
        <w:r>
          <w:rPr>
            <w:color w:val="000000"/>
            <w:rtl w:val="0"/>
          </w:rPr>
          <w:t xml:space="preserve">判断点ごとの主な確認事項と、それまでに完了させるタスク（目標）は次のとおり。</w:t>
        </w:r>
      </w:ins>
    </w:p>
    <w:tbl>
      <w:tblPr>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Pr>
      <w:tblGrid>
        <w:gridCol w:w="1100"/>
        <w:gridCol w:w="1350"/>
        <w:gridCol w:w="4562"/>
        <w:gridCol w:w="2400"/>
      </w:tblGrid>
      <w:tr>
        <w:trPr>
          <w:cantSplit w:val="1"/>
          <w:tblHeader w:val="1"/>
          <w:ins w:id="9538" w:author="Claude" w:date="2026-10-13T00:00:00Z"/>
        </w:trPr>
        <w:tc>
          <w:tcPr>
            <w:tcW w:w="1100" w:type="dxa"/>
            <w:shd w:val="clear" w:color="auto" w:fill="1E2761"/>
          </w:tcPr>
          <w:p>
            <w:pPr>
              <w:spacing w:before="0" w:after="0" w:line="260" w:lineRule="auto"/>
              <w:jc w:val="center"/>
              <w:rPr>
                <w:ins w:id="9539" w:author="Claude" w:date="2026-10-13T00:00:00Z"/>
              </w:rPr>
            </w:pPr>
            <w:ins w:id="9540" w:author="Claude" w:date="2026-10-13T00:00:00Z">
              <w:r>
                <w:rPr>
                  <w:b w:val="1"/>
                  <w:color w:val="FFFFFF"/>
                  <w:sz w:val="16"/>
                  <w:szCs w:val="16"/>
                </w:rPr>
                <w:t xml:space="preserve">判断点</w:t>
              </w:r>
            </w:ins>
          </w:p>
        </w:tc>
        <w:tc>
          <w:tcPr>
            <w:tcW w:w="1350" w:type="dxa"/>
            <w:shd w:val="clear" w:color="auto" w:fill="1E2761"/>
          </w:tcPr>
          <w:p>
            <w:pPr>
              <w:spacing w:before="0" w:after="0" w:line="260" w:lineRule="auto"/>
              <w:jc w:val="center"/>
              <w:rPr>
                <w:ins w:id="9541" w:author="Claude" w:date="2026-10-13T00:00:00Z"/>
              </w:rPr>
            </w:pPr>
            <w:ins w:id="9542" w:author="Claude" w:date="2026-10-13T00:00:00Z">
              <w:r>
                <w:rPr>
                  <w:b w:val="1"/>
                  <w:color w:val="FFFFFF"/>
                  <w:sz w:val="16"/>
                  <w:szCs w:val="16"/>
                </w:rPr>
                <w:t xml:space="preserve">時期（目標）</w:t>
              </w:r>
            </w:ins>
          </w:p>
        </w:tc>
        <w:tc>
          <w:tcPr>
            <w:tcW w:w="4562" w:type="dxa"/>
            <w:shd w:val="clear" w:color="auto" w:fill="1E2761"/>
          </w:tcPr>
          <w:p>
            <w:pPr>
              <w:spacing w:before="0" w:after="0" w:line="260" w:lineRule="auto"/>
              <w:jc w:val="center"/>
              <w:rPr>
                <w:ins w:id="9543" w:author="Claude" w:date="2026-10-13T00:00:00Z"/>
              </w:rPr>
            </w:pPr>
            <w:ins w:id="9544" w:author="Claude" w:date="2026-10-13T00:00:00Z">
              <w:r>
                <w:rPr>
                  <w:b w:val="1"/>
                  <w:color w:val="FFFFFF"/>
                  <w:sz w:val="16"/>
                  <w:szCs w:val="16"/>
                </w:rPr>
                <w:t xml:space="preserve">主な確認事項</w:t>
              </w:r>
            </w:ins>
          </w:p>
        </w:tc>
        <w:tc>
          <w:tcPr>
            <w:tcW w:w="2400" w:type="dxa"/>
            <w:shd w:val="clear" w:color="auto" w:fill="1E2761"/>
          </w:tcPr>
          <w:p>
            <w:pPr>
              <w:spacing w:before="0" w:after="0" w:line="260" w:lineRule="auto"/>
              <w:jc w:val="center"/>
              <w:rPr>
                <w:ins w:id="9545" w:author="Claude" w:date="2026-10-13T00:00:00Z"/>
              </w:rPr>
            </w:pPr>
            <w:ins w:id="9546" w:author="Claude" w:date="2026-10-13T00:00:00Z">
              <w:r>
                <w:rPr>
                  <w:b w:val="1"/>
                  <w:color w:val="FFFFFF"/>
                  <w:sz w:val="16"/>
                  <w:szCs w:val="16"/>
                </w:rPr>
                <w:t xml:space="preserve">完了させるタスク</w:t>
              </w:r>
            </w:ins>
          </w:p>
        </w:tc>
      </w:tr>
      <w:tr>
        <w:trPr>
          <w:cantSplit w:val="1"/>
          <w:ins w:id="9547" w:author="Claude" w:date="2026-10-13T00:00:00Z"/>
        </w:trPr>
        <w:tc>
          <w:tcPr>
            <w:tcW w:w="1100" w:type="dxa"/>
          </w:tcPr>
          <w:p>
            <w:pPr>
              <w:spacing w:before="0" w:after="0" w:line="260" w:lineRule="auto"/>
              <w:rPr>
                <w:ins w:id="9548" w:author="Claude" w:date="2026-10-13T00:00:00Z"/>
              </w:rPr>
            </w:pPr>
            <w:ins w:id="9549" w:author="Claude" w:date="2026-10-13T00:00:00Z">
              <w:r>
                <w:rPr>
                  <w:sz w:val="16"/>
                  <w:szCs w:val="16"/>
                </w:rPr>
                <w:t xml:space="preserve">判断点①</w:t>
              </w:r>
            </w:ins>
          </w:p>
        </w:tc>
        <w:tc>
          <w:tcPr>
            <w:tcW w:w="1350" w:type="dxa"/>
          </w:tcPr>
          <w:p>
            <w:pPr>
              <w:spacing w:before="0" w:after="0" w:line="260" w:lineRule="auto"/>
              <w:rPr>
                <w:ins w:id="9550" w:author="Claude" w:date="2026-10-13T00:00:00Z"/>
              </w:rPr>
            </w:pPr>
            <w:ins w:id="9551" w:author="Claude" w:date="2026-10-13T00:00:00Z">
              <w:r>
                <w:rPr>
                  <w:sz w:val="16"/>
                  <w:szCs w:val="16"/>
                </w:rPr>
                <w:t xml:space="preserve">2027年3月</w:t>
              </w:r>
            </w:ins>
          </w:p>
        </w:tc>
        <w:tc>
          <w:tcPr>
            <w:tcW w:w="4562" w:type="dxa"/>
          </w:tcPr>
          <w:p>
            <w:pPr>
              <w:spacing w:before="0" w:after="0" w:line="260" w:lineRule="auto"/>
              <w:rPr>
                <w:ins w:id="9552" w:author="Claude" w:date="2026-10-13T00:00:00Z"/>
              </w:rPr>
            </w:pPr>
            <w:ins w:id="9553" w:author="Claude" w:date="2026-10-13T00:00:00Z">
              <w:r>
                <w:rPr>
                  <w:sz w:val="16"/>
                  <w:szCs w:val="16"/>
                </w:rPr>
                <w:t xml:space="preserve">施設の必要条件と対応策、資金調達の裏付け、対象生徒と教育課程、人員確保の方法、行政・建設工程</w:t>
              </w:r>
            </w:ins>
          </w:p>
        </w:tc>
        <w:tc>
          <w:tcPr>
            <w:tcW w:w="2400" w:type="dxa"/>
          </w:tcPr>
          <w:p>
            <w:pPr>
              <w:spacing w:before="0" w:after="0" w:line="260" w:lineRule="auto"/>
              <w:rPr>
                <w:ins w:id="9554" w:author="Claude" w:date="2026-10-13T00:00:00Z"/>
              </w:rPr>
            </w:pPr>
            <w:ins w:id="9555" w:author="Claude" w:date="2026-10-13T00:00:00Z">
              <w:r>
                <w:rPr>
                  <w:sz w:val="16"/>
                  <w:szCs w:val="16"/>
                </w:rPr>
                <w:t xml:space="preserve">1-1〜1-4、2-1〜2-3、3-1、4-1、5-1</w:t>
              </w:r>
            </w:ins>
          </w:p>
        </w:tc>
      </w:tr>
      <w:tr>
        <w:trPr>
          <w:cantSplit w:val="1"/>
          <w:ins w:id="9556" w:author="Claude" w:date="2026-10-13T00:00:00Z"/>
        </w:trPr>
        <w:tc>
          <w:tcPr>
            <w:tcW w:w="1100" w:type="dxa"/>
          </w:tcPr>
          <w:p>
            <w:pPr>
              <w:spacing w:before="0" w:after="0" w:line="260" w:lineRule="auto"/>
              <w:rPr>
                <w:ins w:id="9557" w:author="Claude" w:date="2026-10-13T00:00:00Z"/>
              </w:rPr>
            </w:pPr>
            <w:ins w:id="9558" w:author="Claude" w:date="2026-10-13T00:00:00Z">
              <w:r>
                <w:rPr>
                  <w:sz w:val="16"/>
                  <w:szCs w:val="16"/>
                </w:rPr>
                <w:t xml:space="preserve">判断点②</w:t>
              </w:r>
            </w:ins>
          </w:p>
        </w:tc>
        <w:tc>
          <w:tcPr>
            <w:tcW w:w="1350" w:type="dxa"/>
          </w:tcPr>
          <w:p>
            <w:pPr>
              <w:spacing w:before="0" w:after="0" w:line="260" w:lineRule="auto"/>
              <w:rPr>
                <w:ins w:id="9559" w:author="Claude" w:date="2026-10-13T00:00:00Z"/>
              </w:rPr>
            </w:pPr>
            <w:ins w:id="9560" w:author="Claude" w:date="2026-10-13T00:00:00Z">
              <w:r>
                <w:rPr>
                  <w:sz w:val="16"/>
                  <w:szCs w:val="16"/>
                </w:rPr>
                <w:t xml:space="preserve">2027年6月</w:t>
              </w:r>
            </w:ins>
          </w:p>
        </w:tc>
        <w:tc>
          <w:tcPr>
            <w:tcW w:w="4562" w:type="dxa"/>
          </w:tcPr>
          <w:p>
            <w:pPr>
              <w:spacing w:before="0" w:after="0" w:line="260" w:lineRule="auto"/>
              <w:rPr>
                <w:ins w:id="9561" w:author="Claude" w:date="2026-10-13T00:00:00Z"/>
              </w:rPr>
            </w:pPr>
            <w:ins w:id="9562" w:author="Claude" w:date="2026-10-13T00:00:00Z">
              <w:r>
                <w:rPr>
                  <w:sz w:val="16"/>
                  <w:szCs w:val="16"/>
                </w:rPr>
                <w:t xml:space="preserve">詳細設計・契約・見積り・資金決裁、行政協議の記録、認可未了時の損失・解除・変更条件</w:t>
              </w:r>
            </w:ins>
          </w:p>
        </w:tc>
        <w:tc>
          <w:tcPr>
            <w:tcW w:w="2400" w:type="dxa"/>
          </w:tcPr>
          <w:p>
            <w:pPr>
              <w:spacing w:before="0" w:after="0" w:line="260" w:lineRule="auto"/>
              <w:rPr>
                <w:ins w:id="9563" w:author="Claude" w:date="2026-10-13T00:00:00Z"/>
              </w:rPr>
            </w:pPr>
            <w:ins w:id="9564" w:author="Claude" w:date="2026-10-13T00:00:00Z">
              <w:r>
                <w:rPr>
                  <w:sz w:val="16"/>
                  <w:szCs w:val="16"/>
                </w:rPr>
                <w:t xml:space="preserve">2-4、2-5、5-2</w:t>
              </w:r>
            </w:ins>
          </w:p>
        </w:tc>
      </w:tr>
      <w:tr>
        <w:trPr>
          <w:cantSplit w:val="1"/>
          <w:ins w:id="9565" w:author="Claude" w:date="2026-10-13T00:00:00Z"/>
        </w:trPr>
        <w:tc>
          <w:tcPr>
            <w:tcW w:w="1100" w:type="dxa"/>
          </w:tcPr>
          <w:p>
            <w:pPr>
              <w:spacing w:before="0" w:after="0" w:line="260" w:lineRule="auto"/>
              <w:rPr>
                <w:ins w:id="9566" w:author="Claude" w:date="2026-10-13T00:00:00Z"/>
              </w:rPr>
            </w:pPr>
            <w:ins w:id="9567" w:author="Claude" w:date="2026-10-13T00:00:00Z">
              <w:r>
                <w:rPr>
                  <w:sz w:val="16"/>
                  <w:szCs w:val="16"/>
                </w:rPr>
                <w:t xml:space="preserve">判断点③</w:t>
              </w:r>
            </w:ins>
          </w:p>
        </w:tc>
        <w:tc>
          <w:tcPr>
            <w:tcW w:w="1350" w:type="dxa"/>
          </w:tcPr>
          <w:p>
            <w:pPr>
              <w:spacing w:before="0" w:after="0" w:line="260" w:lineRule="auto"/>
              <w:rPr>
                <w:ins w:id="9568" w:author="Claude" w:date="2026-10-13T00:00:00Z"/>
              </w:rPr>
            </w:pPr>
            <w:ins w:id="9569" w:author="Claude" w:date="2026-10-13T00:00:00Z">
              <w:r>
                <w:rPr>
                  <w:sz w:val="16"/>
                  <w:szCs w:val="16"/>
                </w:rPr>
                <w:t xml:space="preserve">2028年3月</w:t>
              </w:r>
            </w:ins>
          </w:p>
        </w:tc>
        <w:tc>
          <w:tcPr>
            <w:tcW w:w="4562" w:type="dxa"/>
          </w:tcPr>
          <w:p>
            <w:pPr>
              <w:spacing w:before="0" w:after="0" w:line="260" w:lineRule="auto"/>
              <w:rPr>
                <w:ins w:id="9570" w:author="Claude" w:date="2026-10-13T00:00:00Z"/>
              </w:rPr>
            </w:pPr>
            <w:ins w:id="9571" w:author="Claude" w:date="2026-10-13T00:00:00Z">
              <w:r>
                <w:rPr>
                  <w:sz w:val="16"/>
                  <w:szCs w:val="16"/>
                </w:rPr>
                <w:t xml:space="preserve">認可・指定の進捗、竣工見込み、資金、人員、需要。併設事業が遅れた場合の代替案</w:t>
              </w:r>
            </w:ins>
          </w:p>
        </w:tc>
        <w:tc>
          <w:tcPr>
            <w:tcW w:w="2400" w:type="dxa"/>
          </w:tcPr>
          <w:p>
            <w:pPr>
              <w:spacing w:before="0" w:after="0" w:line="260" w:lineRule="auto"/>
              <w:rPr>
                <w:ins w:id="9572" w:author="Claude" w:date="2026-10-13T00:00:00Z"/>
              </w:rPr>
            </w:pPr>
            <w:ins w:id="9573" w:author="Claude" w:date="2026-10-13T00:00:00Z">
              <w:r>
                <w:rPr>
                  <w:sz w:val="16"/>
                  <w:szCs w:val="16"/>
                </w:rPr>
                <w:t xml:space="preserve">1-5〜1-8、3-2、3-3、4-2、4-3、5-3、6-1</w:t>
              </w:r>
            </w:ins>
          </w:p>
        </w:tc>
      </w:tr>
      <w:tr>
        <w:trPr>
          <w:cantSplit w:val="1"/>
          <w:ins w:id="9574" w:author="Claude" w:date="2026-10-13T00:00:00Z"/>
        </w:trPr>
        <w:tc>
          <w:tcPr>
            <w:tcW w:w="1100" w:type="dxa"/>
          </w:tcPr>
          <w:p>
            <w:pPr>
              <w:spacing w:before="0" w:after="0" w:line="260" w:lineRule="auto"/>
              <w:rPr>
                <w:ins w:id="9575" w:author="Claude" w:date="2026-10-13T00:00:00Z"/>
              </w:rPr>
            </w:pPr>
            <w:ins w:id="9576" w:author="Claude" w:date="2026-10-13T00:00:00Z">
              <w:r>
                <w:rPr>
                  <w:sz w:val="16"/>
                  <w:szCs w:val="16"/>
                </w:rPr>
                <w:t xml:space="preserve">判断点④</w:t>
              </w:r>
            </w:ins>
          </w:p>
        </w:tc>
        <w:tc>
          <w:tcPr>
            <w:tcW w:w="1350" w:type="dxa"/>
          </w:tcPr>
          <w:p>
            <w:pPr>
              <w:spacing w:before="0" w:after="0" w:line="260" w:lineRule="auto"/>
              <w:rPr>
                <w:ins w:id="9577" w:author="Claude" w:date="2026-10-13T00:00:00Z"/>
              </w:rPr>
            </w:pPr>
            <w:ins w:id="9578" w:author="Claude" w:date="2026-10-13T00:00:00Z">
              <w:r>
                <w:rPr>
                  <w:sz w:val="16"/>
                  <w:szCs w:val="16"/>
                </w:rPr>
                <w:t xml:space="preserve">2028年6月</w:t>
              </w:r>
            </w:ins>
          </w:p>
        </w:tc>
        <w:tc>
          <w:tcPr>
            <w:tcW w:w="4562" w:type="dxa"/>
          </w:tcPr>
          <w:p>
            <w:pPr>
              <w:spacing w:before="0" w:after="0" w:line="260" w:lineRule="auto"/>
              <w:rPr>
                <w:ins w:id="9579" w:author="Claude" w:date="2026-10-13T00:00:00Z"/>
              </w:rPr>
            </w:pPr>
            <w:ins w:id="9580" w:author="Claude" w:date="2026-10-13T00:00:00Z">
              <w:r>
                <w:rPr>
                  <w:sz w:val="16"/>
                  <w:szCs w:val="16"/>
                </w:rPr>
                <w:t xml:space="preserve">府が認める募集段階、学費・入学規則、未認可段階の説明、納付・返金、支援・採用体制</w:t>
              </w:r>
            </w:ins>
          </w:p>
        </w:tc>
        <w:tc>
          <w:tcPr>
            <w:tcW w:w="2400" w:type="dxa"/>
          </w:tcPr>
          <w:p>
            <w:pPr>
              <w:spacing w:before="0" w:after="0" w:line="260" w:lineRule="auto"/>
              <w:rPr>
                <w:ins w:id="9581" w:author="Claude" w:date="2026-10-13T00:00:00Z"/>
              </w:rPr>
            </w:pPr>
            <w:ins w:id="9582" w:author="Claude" w:date="2026-10-13T00:00:00Z">
              <w:r>
                <w:rPr>
                  <w:sz w:val="16"/>
                  <w:szCs w:val="16"/>
                </w:rPr>
                <w:t xml:space="preserve">1-10、3-4、6-2</w:t>
              </w:r>
            </w:ins>
          </w:p>
        </w:tc>
      </w:tr>
      <w:tr>
        <w:trPr>
          <w:cantSplit w:val="1"/>
          <w:ins w:id="9583" w:author="Claude" w:date="2026-10-13T00:00:00Z"/>
        </w:trPr>
        <w:tc>
          <w:tcPr>
            <w:tcW w:w="1100" w:type="dxa"/>
          </w:tcPr>
          <w:p>
            <w:pPr>
              <w:spacing w:before="0" w:after="0" w:line="260" w:lineRule="auto"/>
              <w:rPr>
                <w:ins w:id="9584" w:author="Claude" w:date="2026-10-13T00:00:00Z"/>
              </w:rPr>
            </w:pPr>
            <w:ins w:id="9585" w:author="Claude" w:date="2026-10-13T00:00:00Z">
              <w:r>
                <w:rPr>
                  <w:sz w:val="16"/>
                  <w:szCs w:val="16"/>
                </w:rPr>
                <w:t xml:space="preserve">判断点⑤</w:t>
              </w:r>
            </w:ins>
          </w:p>
        </w:tc>
        <w:tc>
          <w:tcPr>
            <w:tcW w:w="1350" w:type="dxa"/>
          </w:tcPr>
          <w:p>
            <w:pPr>
              <w:spacing w:before="0" w:after="0" w:line="260" w:lineRule="auto"/>
              <w:rPr>
                <w:ins w:id="9586" w:author="Claude" w:date="2026-10-13T00:00:00Z"/>
              </w:rPr>
            </w:pPr>
            <w:ins w:id="9587" w:author="Claude" w:date="2026-10-13T00:00:00Z">
              <w:r>
                <w:rPr>
                  <w:sz w:val="16"/>
                  <w:szCs w:val="16"/>
                </w:rPr>
                <w:t xml:space="preserve">2029年3月</w:t>
              </w:r>
            </w:ins>
          </w:p>
        </w:tc>
        <w:tc>
          <w:tcPr>
            <w:tcW w:w="4562" w:type="dxa"/>
          </w:tcPr>
          <w:p>
            <w:pPr>
              <w:spacing w:before="0" w:after="0" w:line="260" w:lineRule="auto"/>
              <w:rPr>
                <w:ins w:id="9588" w:author="Claude" w:date="2026-10-13T00:00:00Z"/>
              </w:rPr>
            </w:pPr>
            <w:ins w:id="9589" w:author="Claude" w:date="2026-10-13T00:00:00Z">
              <w:r>
                <w:rPr>
                  <w:sz w:val="16"/>
                  <w:szCs w:val="16"/>
                </w:rPr>
                <w:t xml:space="preserve">認可・指定、建物・消防、資格・雇用、入学・転入、研修、個別支援、安全・校務・資金</w:t>
              </w:r>
            </w:ins>
          </w:p>
        </w:tc>
        <w:tc>
          <w:tcPr>
            <w:tcW w:w="2400" w:type="dxa"/>
          </w:tcPr>
          <w:p>
            <w:pPr>
              <w:spacing w:before="0" w:after="0" w:line="260" w:lineRule="auto"/>
              <w:rPr>
                <w:ins w:id="9590" w:author="Claude" w:date="2026-10-13T00:00:00Z"/>
              </w:rPr>
            </w:pPr>
            <w:ins w:id="9591" w:author="Claude" w:date="2026-10-13T00:00:00Z">
              <w:r>
                <w:rPr>
                  <w:sz w:val="16"/>
                  <w:szCs w:val="16"/>
                </w:rPr>
                <w:t xml:space="preserve">1-9、1-11、2-6、2-7、3-5、4-4、4-5、6-3、6-4</w:t>
              </w:r>
            </w:ins>
          </w:p>
        </w:tc>
      </w:tr>
    </w:tbl>
    <w:p>
      <w:pPr>
        <w:pStyle w:val="Heading2"/>
        <w:pageBreakBefore w:val="1"/>
        <w:spacing w:after="160" w:before="300" w:lineRule="auto"/>
        <w:rPr>
          <w:ins w:id="9592" w:author="Claude" w:date="2026-10-13T00:00:00Z"/>
        </w:rPr>
      </w:pPr>
      <w:ins w:id="9593" w:author="Claude" w:date="2026-10-13T00:00:00Z">
        <w:r>
          <w:rPr>
            <w:b w:val="1"/>
            <w:bCs w:val="1"/>
            <w:color w:val="990011"/>
            <w:rtl w:val="0"/>
          </w:rPr>
          <w:t xml:space="preserve">A.4　スケジュールチャート（図）</w:t>
        </w:r>
      </w:ins>
    </w:p>
    <w:p>
      <w:pPr>
        <w:spacing w:after="140" w:line="360" w:lineRule="auto"/>
        <w:rPr>
          <w:ins w:id="9594" w:author="Claude" w:date="2026-10-13T00:00:00Z"/>
        </w:rPr>
      </w:pPr>
      <w:ins w:id="9595" w:author="Claude" w:date="2026-10-13T00:00:00Z">
        <w:r>
          <w:rPr>
            <w:color w:val="000000"/>
            <w:rtl w:val="0"/>
          </w:rPr>
          <w:t xml:space="preserve">A.2のタスクを月単位で示す。赤の破線は判断点、黒の破線は開校（目標）。</w:t>
        </w:r>
      </w:ins>
    </w:p>
    <w:p>
      <w:pPr>
        <w:jc w:val="center"/>
        <w:rPr>
          <w:ins w:id="9596" w:author="Claude" w:date="2026-10-13T00:00:00Z"/>
        </w:rPr>
      </w:pPr>
      <w:ins w:id="9597" w:author="Claude" w:date="2026-10-13T00:00:00Z">
        <w:r>
          <w:drawing>
            <wp:inline distT="0" distB="0" distL="0" distR="0">
              <wp:extent cx="5976620" cy="7535738"/>
              <wp:docPr id="501" name="スケジュールチャート" descr="学校法人設置・学びの多様化学校開校のスケジュールチャート"/>
              <a:graphic>
                <a:graphicData uri="http://schemas.openxmlformats.org/drawingml/2006/picture">
                  <pic:pic>
                    <pic:nvPicPr>
                      <pic:cNvPr id="501" name="gantt.png"/>
                      <pic:cNvPicPr/>
                    </pic:nvPicPr>
                    <pic:blipFill>
                      <a:blip r:embed="rId100"/>
                      <a:stretch>
                        <a:fillRect/>
                      </a:stretch>
                    </pic:blipFill>
                    <pic:spPr>
                      <a:xfrm>
                        <a:off x="0" y="0"/>
                        <a:ext cx="5976620" cy="7535738"/>
                      </a:xfrm>
                      <a:prstGeom prst="rect">
                        <a:avLst/>
                      </a:prstGeom>
                    </pic:spPr>
                  </pic:pic>
                </a:graphicData>
              </a:graphic>
            </wp:inline>
          </w:drawing>
        </w:r>
      </w:ins>
    </w:p>
    <w:sectPr>
      <w:footerReference r:id="rId9" w:type="default"/>
      <w:type w:val="nextPage"/>
      <w:pgSz w:h="16838" w:w="11906" w:orient="portrait"/>
      <w:pgMar w:bottom="1247" w:top="1247" w:left="1247" w:right="124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SimSun"/>
  <w:font w:name="Yu Gothic"/>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8">
    <w:pPr>
      <w:jc w:val="center"/>
      <w:rPr/>
    </w:pPr>
    <w:r w:rsidDel="00000000" w:rsidR="00000000" w:rsidRPr="00000000">
      <w:rPr>
        <w:color w:val="595959"/>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20" w:hanging="21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Yu Gothic" w:cs="Yu Gothic" w:eastAsia="Yu Gothic" w:hAnsi="Yu Gothic"/>
        <w:sz w:val="21"/>
        <w:szCs w:val="21"/>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1"/>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widowControl w:val="1"/>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widowControl w:val="1"/>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widowControl w:val="1"/>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widowControl w:val="1"/>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widowControl w:val="1"/>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widowControl w:val="1"/>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100" Type="http://schemas.openxmlformats.org/officeDocument/2006/relationships/image" Target="media/image_gantt.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